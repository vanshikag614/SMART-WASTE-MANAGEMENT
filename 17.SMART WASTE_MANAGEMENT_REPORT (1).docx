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10" w:lineRule="auto"/>
        <w:ind w:left="1249" w:right="1251" w:firstLine="0"/>
        <w:jc w:val="center"/>
        <w:rPr>
          <w:rFonts w:ascii="Calibri" w:cs="Calibri" w:eastAsia="Calibri" w:hAnsi="Calibri"/>
          <w:b w:val="1"/>
          <w:sz w:val="33"/>
          <w:szCs w:val="33"/>
        </w:rPr>
      </w:pPr>
      <w:r w:rsidDel="00000000" w:rsidR="00000000" w:rsidRPr="00000000">
        <w:rPr>
          <w:rFonts w:ascii="Calibri" w:cs="Calibri" w:eastAsia="Calibri" w:hAnsi="Calibri"/>
          <w:b w:val="1"/>
          <w:sz w:val="33"/>
          <w:szCs w:val="33"/>
          <w:rtl w:val="0"/>
        </w:rPr>
        <w:t xml:space="preserve">SMART WASTE MANAGEMENT </w:t>
      </w:r>
    </w:p>
    <w:p w:rsidR="00000000" w:rsidDel="00000000" w:rsidP="00000000" w:rsidRDefault="00000000" w:rsidRPr="00000000" w14:paraId="00000002">
      <w:pPr>
        <w:spacing w:before="185" w:lineRule="auto"/>
        <w:ind w:left="5" w:firstLine="0"/>
        <w:jc w:val="center"/>
        <w:rPr>
          <w:rFonts w:ascii="Calibri" w:cs="Calibri" w:eastAsia="Calibri" w:hAnsi="Calibri"/>
          <w:i w:val="1"/>
          <w:sz w:val="30"/>
          <w:szCs w:val="30"/>
        </w:rPr>
      </w:pPr>
      <w:r w:rsidDel="00000000" w:rsidR="00000000" w:rsidRPr="00000000">
        <w:rPr>
          <w:rFonts w:ascii="Calibri" w:cs="Calibri" w:eastAsia="Calibri" w:hAnsi="Calibri"/>
          <w:i w:val="1"/>
          <w:sz w:val="30"/>
          <w:szCs w:val="30"/>
          <w:rtl w:val="0"/>
        </w:rPr>
        <w:t xml:space="preserve">A</w:t>
      </w:r>
    </w:p>
    <w:p w:rsidR="00000000" w:rsidDel="00000000" w:rsidP="00000000" w:rsidRDefault="00000000" w:rsidRPr="00000000" w14:paraId="00000003">
      <w:pPr>
        <w:spacing w:before="179" w:lineRule="auto"/>
        <w:ind w:left="1249" w:right="1249" w:firstLine="0"/>
        <w:jc w:val="center"/>
        <w:rPr>
          <w:rFonts w:ascii="Calibri" w:cs="Calibri" w:eastAsia="Calibri" w:hAnsi="Calibri"/>
          <w:i w:val="1"/>
          <w:sz w:val="30"/>
          <w:szCs w:val="30"/>
        </w:rPr>
      </w:pPr>
      <w:r w:rsidDel="00000000" w:rsidR="00000000" w:rsidRPr="00000000">
        <w:rPr>
          <w:rFonts w:ascii="Calibri" w:cs="Calibri" w:eastAsia="Calibri" w:hAnsi="Calibri"/>
          <w:i w:val="1"/>
          <w:sz w:val="30"/>
          <w:szCs w:val="30"/>
          <w:rtl w:val="0"/>
        </w:rPr>
        <w:t xml:space="preserve">Mini Project Report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1"/>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05">
      <w:pPr>
        <w:spacing w:line="357" w:lineRule="auto"/>
        <w:ind w:left="2111" w:right="2114" w:firstLine="3.0000000000001137"/>
        <w:jc w:val="center"/>
        <w:rPr>
          <w:rFonts w:ascii="Calibri" w:cs="Calibri" w:eastAsia="Calibri" w:hAnsi="Calibri"/>
          <w:i w:val="1"/>
          <w:sz w:val="30"/>
          <w:szCs w:val="30"/>
        </w:rPr>
      </w:pPr>
      <w:r w:rsidDel="00000000" w:rsidR="00000000" w:rsidRPr="00000000">
        <w:rPr>
          <w:rFonts w:ascii="Calibri" w:cs="Calibri" w:eastAsia="Calibri" w:hAnsi="Calibri"/>
          <w:i w:val="1"/>
          <w:sz w:val="30"/>
          <w:szCs w:val="30"/>
          <w:rtl w:val="0"/>
        </w:rPr>
        <w:t xml:space="preserve">Submitted in partial fulfilment of the Requirements for the award of the Degree of</w:t>
      </w:r>
    </w:p>
    <w:p w:rsidR="00000000" w:rsidDel="00000000" w:rsidP="00000000" w:rsidRDefault="00000000" w:rsidRPr="00000000" w14:paraId="00000006">
      <w:pPr>
        <w:pStyle w:val="Heading1"/>
        <w:spacing w:before="113" w:lineRule="auto"/>
        <w:ind w:right="1251" w:firstLine="1249"/>
        <w:rPr/>
      </w:pPr>
      <w:r w:rsidDel="00000000" w:rsidR="00000000" w:rsidRPr="00000000">
        <w:rPr>
          <w:rtl w:val="0"/>
        </w:rPr>
        <w:t xml:space="preserve">BACHELOR OF ENGINEERING</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spacing w:before="1" w:lineRule="auto"/>
        <w:ind w:left="1249" w:right="1241" w:firstLine="0"/>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IN</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A">
      <w:pPr>
        <w:pStyle w:val="Heading1"/>
        <w:spacing w:before="1" w:lineRule="auto"/>
        <w:ind w:right="1251" w:firstLine="1249"/>
        <w:rPr/>
      </w:pPr>
      <w:r w:rsidDel="00000000" w:rsidR="00000000" w:rsidRPr="00000000">
        <w:rPr>
          <w:rtl w:val="0"/>
        </w:rPr>
        <w:t xml:space="preserve">INFORMATION TECHNOLOGY</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ind w:left="1249" w:right="1245" w:firstLine="0"/>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By</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pStyle w:val="Heading4"/>
        <w:ind w:left="1249" w:right="1250" w:firstLine="0"/>
        <w:rPr/>
      </w:pPr>
      <w:r w:rsidDel="00000000" w:rsidR="00000000" w:rsidRPr="00000000">
        <w:rPr>
          <w:rtl w:val="0"/>
        </w:rPr>
        <w:t xml:space="preserve">                                                    VANSHIKA         1602-21-737-060</w:t>
      </w:r>
    </w:p>
    <w:p w:rsidR="00000000" w:rsidDel="00000000" w:rsidP="00000000" w:rsidRDefault="00000000" w:rsidRPr="00000000" w14:paraId="0000000F">
      <w:pPr>
        <w:pStyle w:val="Heading4"/>
        <w:ind w:left="1249" w:right="1250" w:firstLine="0"/>
        <w:rPr>
          <w:rFonts w:ascii="Calibri" w:cs="Calibri" w:eastAsia="Calibri" w:hAnsi="Calibri"/>
        </w:rPr>
      </w:pPr>
      <w:r w:rsidDel="00000000" w:rsidR="00000000" w:rsidRPr="00000000">
        <w:rPr>
          <w:rtl w:val="0"/>
        </w:rPr>
        <w:t xml:space="preserve">                                                    </w:t>
      </w:r>
      <w:r w:rsidDel="00000000" w:rsidR="00000000" w:rsidRPr="00000000">
        <w:rPr>
          <w:rFonts w:ascii="Calibri" w:cs="Calibri" w:eastAsia="Calibri" w:hAnsi="Calibri"/>
          <w:rtl w:val="0"/>
        </w:rPr>
        <w:t xml:space="preserve">ANKITHA           </w:t>
      </w:r>
      <w:r w:rsidDel="00000000" w:rsidR="00000000" w:rsidRPr="00000000">
        <w:rPr>
          <w:rtl w:val="0"/>
        </w:rPr>
        <w:t xml:space="preserve">1602-21-737-021</w:t>
      </w:r>
      <w:r w:rsidDel="00000000" w:rsidR="00000000" w:rsidRPr="00000000">
        <w:rPr>
          <w:rtl w:val="0"/>
        </w:rPr>
      </w:r>
    </w:p>
    <w:p w:rsidR="00000000" w:rsidDel="00000000" w:rsidP="00000000" w:rsidRDefault="00000000" w:rsidRPr="00000000" w14:paraId="00000010">
      <w:pPr>
        <w:ind w:left="1249" w:right="1250" w:firstLine="0"/>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SAI CHARAN        1602-21-737-306</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2466847</wp:posOffset>
            </wp:positionH>
            <wp:positionV relativeFrom="paragraph">
              <wp:posOffset>241968</wp:posOffset>
            </wp:positionV>
            <wp:extent cx="1212532" cy="1212532"/>
            <wp:effectExtent b="0" l="0" r="0" t="0"/>
            <wp:wrapTopAndBottom distB="0" distT="0"/>
            <wp:docPr id="45"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1212532" cy="1212532"/>
                    </a:xfrm>
                    <a:prstGeom prst="rect"/>
                    <a:ln/>
                  </pic:spPr>
                </pic:pic>
              </a:graphicData>
            </a:graphic>
          </wp:anchor>
        </w:drawing>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7">
      <w:pPr>
        <w:pStyle w:val="Heading1"/>
        <w:spacing w:line="458" w:lineRule="auto"/>
        <w:ind w:left="2072" w:right="2077" w:firstLine="8.000000000000114"/>
        <w:rPr/>
      </w:pPr>
      <w:r w:rsidDel="00000000" w:rsidR="00000000" w:rsidRPr="00000000">
        <w:rPr>
          <w:rtl w:val="0"/>
        </w:rPr>
        <w:t xml:space="preserve">Department of Information Technology Vasavi College of Engineering (Autonomous)</w:t>
      </w:r>
    </w:p>
    <w:p w:rsidR="00000000" w:rsidDel="00000000" w:rsidP="00000000" w:rsidRDefault="00000000" w:rsidRPr="00000000" w14:paraId="00000018">
      <w:pPr>
        <w:spacing w:before="3" w:lineRule="auto"/>
        <w:ind w:left="1149" w:right="1254" w:firstLine="0"/>
        <w:jc w:val="cente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ACCREDITED BY NAAC WITH 'A++' GRADE</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1A">
      <w:pPr>
        <w:pStyle w:val="Heading1"/>
        <w:spacing w:line="458" w:lineRule="auto"/>
        <w:ind w:firstLine="1249"/>
        <w:rPr/>
      </w:pPr>
      <w:r w:rsidDel="00000000" w:rsidR="00000000" w:rsidRPr="00000000">
        <w:rPr>
          <w:rtl w:val="0"/>
        </w:rPr>
        <w:t xml:space="preserve">(Affiliated to Osmania University and Approved by AICTE) Ibrahimbagh, Hyderabad-31</w:t>
      </w:r>
    </w:p>
    <w:p w:rsidR="00000000" w:rsidDel="00000000" w:rsidP="00000000" w:rsidRDefault="00000000" w:rsidRPr="00000000" w14:paraId="0000001B">
      <w:pPr>
        <w:pStyle w:val="Heading1"/>
        <w:spacing w:line="458" w:lineRule="auto"/>
        <w:ind w:firstLine="1249"/>
        <w:jc w:val="left"/>
        <w:rPr/>
        <w:sectPr>
          <w:footerReference r:id="rId8" w:type="default"/>
          <w:pgSz w:h="15840" w:w="12240" w:orient="portrait"/>
          <w:pgMar w:bottom="280" w:top="400" w:left="1340" w:right="1220" w:header="720" w:footer="720"/>
          <w:pgNumType w:start="1"/>
        </w:sectPr>
      </w:pPr>
      <w:r w:rsidDel="00000000" w:rsidR="00000000" w:rsidRPr="00000000">
        <w:rPr>
          <w:rtl w:val="0"/>
        </w:rPr>
        <w:t xml:space="preserve">                                             2023</w:t>
      </w:r>
    </w:p>
    <w:p w:rsidR="00000000" w:rsidDel="00000000" w:rsidP="00000000" w:rsidRDefault="00000000" w:rsidRPr="00000000" w14:paraId="0000001C">
      <w:pPr>
        <w:pStyle w:val="Heading1"/>
        <w:spacing w:before="21" w:lineRule="auto"/>
        <w:ind w:left="2072" w:right="0" w:firstLine="0"/>
        <w:jc w:val="left"/>
        <w:rPr/>
      </w:pPr>
      <w:r w:rsidDel="00000000" w:rsidR="00000000" w:rsidRPr="00000000">
        <w:rPr>
          <w:rtl w:val="0"/>
        </w:rPr>
        <w:t xml:space="preserve">Vasavi College of Engineering (Autonomous)</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1E">
      <w:pPr>
        <w:ind w:left="2144"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ACCREDITED BY NAAC WITH 'A++' GRADE</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20">
      <w:pPr>
        <w:pStyle w:val="Heading1"/>
        <w:spacing w:before="1" w:line="458" w:lineRule="auto"/>
        <w:ind w:firstLine="1249"/>
        <w:rPr/>
      </w:pPr>
      <w:r w:rsidDel="00000000" w:rsidR="00000000" w:rsidRPr="00000000">
        <w:rPr>
          <w:rtl w:val="0"/>
        </w:rPr>
        <w:t xml:space="preserve">(Affiliated to Osmania University and Approved by AICTE) Hyderabad-500 031</w:t>
      </w:r>
    </w:p>
    <w:p w:rsidR="00000000" w:rsidDel="00000000" w:rsidP="00000000" w:rsidRDefault="00000000" w:rsidRPr="00000000" w14:paraId="00000021">
      <w:pPr>
        <w:spacing w:before="2" w:lineRule="auto"/>
        <w:ind w:left="1249" w:right="1248" w:firstLine="0"/>
        <w:jc w:val="cente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Department of Information Technology</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2607055</wp:posOffset>
            </wp:positionH>
            <wp:positionV relativeFrom="paragraph">
              <wp:posOffset>129488</wp:posOffset>
            </wp:positionV>
            <wp:extent cx="934523" cy="1203483"/>
            <wp:effectExtent b="0" l="0" r="0" t="0"/>
            <wp:wrapTopAndBottom distB="0" distT="0"/>
            <wp:docPr id="34"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934523" cy="1203483"/>
                    </a:xfrm>
                    <a:prstGeom prst="rect"/>
                    <a:ln/>
                  </pic:spPr>
                </pic:pic>
              </a:graphicData>
            </a:graphic>
          </wp:anchor>
        </w:drawing>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5">
      <w:pPr>
        <w:pStyle w:val="Heading1"/>
        <w:ind w:left="2685" w:right="2689" w:firstLine="0"/>
        <w:rPr/>
      </w:pPr>
      <w:r w:rsidDel="00000000" w:rsidR="00000000" w:rsidRPr="00000000">
        <w:rPr>
          <w:rtl w:val="0"/>
        </w:rPr>
        <w:t xml:space="preserve">DECLARATION BY THE CANDIDATE</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27">
      <w:pPr>
        <w:pStyle w:val="Heading4"/>
        <w:tabs>
          <w:tab w:val="left" w:leader="none" w:pos="5839"/>
        </w:tabs>
        <w:ind w:left="0" w:right="105" w:firstLine="0"/>
        <w:rPr>
          <w:b w:val="0"/>
        </w:rPr>
      </w:pPr>
      <w:r w:rsidDel="00000000" w:rsidR="00000000" w:rsidRPr="00000000">
        <w:rPr>
          <w:b w:val="0"/>
          <w:rtl w:val="0"/>
        </w:rPr>
        <w:t xml:space="preserve">                  We, VANSHIKA, ANKITHA, and SAI CHARAN bearing hall ticket numbers, 1602-21-737-060,  1602-21-737-021 and 1602-21-737-306 hereby declare that the project report entitled “SMART WASTE MANAGEMENT  is submitted in partial fulfilment of the requirement for the award of the degree of Bachelor of Engineering in Information Technology.</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9" w:lineRule="auto"/>
        <w:ind w:left="112" w:right="0" w:firstLine="703"/>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is a record of bonafide work carried out by us and the results embodied in this project report have not been submitted to any other university or institute for the award of any other degree or diploma.</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B">
      <w:pPr>
        <w:ind w:right="105"/>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                                                                                                                                                                                                   VANSHIKA</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2D">
      <w:pPr>
        <w:ind w:right="109"/>
        <w:jc w:val="right"/>
        <w:rPr>
          <w:rFonts w:ascii="Calibri" w:cs="Calibri" w:eastAsia="Calibri" w:hAnsi="Calibri"/>
          <w:b w:val="1"/>
          <w:sz w:val="16"/>
          <w:szCs w:val="16"/>
        </w:rPr>
      </w:pPr>
      <w:r w:rsidDel="00000000" w:rsidR="00000000" w:rsidRPr="00000000">
        <w:rPr>
          <w:sz w:val="16"/>
          <w:szCs w:val="16"/>
          <w:rtl w:val="0"/>
        </w:rPr>
        <w:t xml:space="preserve">        </w:t>
      </w:r>
      <w:r w:rsidDel="00000000" w:rsidR="00000000" w:rsidRPr="00000000">
        <w:rPr>
          <w:rFonts w:ascii="Calibri" w:cs="Calibri" w:eastAsia="Calibri" w:hAnsi="Calibri"/>
          <w:b w:val="1"/>
          <w:sz w:val="16"/>
          <w:szCs w:val="16"/>
          <w:rtl w:val="0"/>
        </w:rPr>
        <w:t xml:space="preserve">1602-21-737-060</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2F">
      <w:pPr>
        <w:ind w:right="105"/>
        <w:jc w:val="center"/>
        <w:rPr>
          <w:rFonts w:ascii="Calibri" w:cs="Calibri" w:eastAsia="Calibri" w:hAnsi="Calibri"/>
          <w:b w:val="1"/>
          <w:sz w:val="14"/>
          <w:szCs w:val="14"/>
        </w:rPr>
      </w:pPr>
      <w:r w:rsidDel="00000000" w:rsidR="00000000" w:rsidRPr="00000000">
        <w:rPr>
          <w:rFonts w:ascii="Calibri" w:cs="Calibri" w:eastAsia="Calibri" w:hAnsi="Calibri"/>
          <w:b w:val="1"/>
          <w:sz w:val="18"/>
          <w:szCs w:val="18"/>
          <w:rtl w:val="0"/>
        </w:rPr>
        <w:t xml:space="preserve">                                                                                                                                                                                                   ANKITHA</w:t>
      </w:r>
      <w:r w:rsidDel="00000000" w:rsidR="00000000" w:rsidRPr="00000000">
        <w:rPr>
          <w:rFonts w:ascii="Calibri" w:cs="Calibri" w:eastAsia="Calibri" w:hAnsi="Calibri"/>
          <w:b w:val="1"/>
          <w:sz w:val="14"/>
          <w:szCs w:val="14"/>
          <w:rtl w:val="0"/>
        </w:rPr>
        <w:t xml:space="preserve">       </w:t>
      </w:r>
    </w:p>
    <w:p w:rsidR="00000000" w:rsidDel="00000000" w:rsidP="00000000" w:rsidRDefault="00000000" w:rsidRPr="00000000" w14:paraId="00000030">
      <w:pPr>
        <w:ind w:right="105"/>
        <w:jc w:val="center"/>
        <w:rPr>
          <w:rFonts w:ascii="Calibri" w:cs="Calibri" w:eastAsia="Calibri" w:hAnsi="Calibri"/>
          <w:b w:val="1"/>
          <w:sz w:val="18"/>
          <w:szCs w:val="18"/>
        </w:rPr>
      </w:pPr>
      <w:r w:rsidDel="00000000" w:rsidR="00000000" w:rsidRPr="00000000">
        <w:rPr>
          <w:rFonts w:ascii="Calibri" w:cs="Calibri" w:eastAsia="Calibri" w:hAnsi="Calibri"/>
          <w:b w:val="1"/>
          <w:sz w:val="14"/>
          <w:szCs w:val="14"/>
          <w:rtl w:val="0"/>
        </w:rPr>
        <w:t xml:space="preserve">     </w:t>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1602-21-737-021</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33">
      <w:pPr>
        <w:ind w:right="105"/>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                                                                                                                                                                                                    SAI CHARAN</w:t>
      </w:r>
    </w:p>
    <w:p w:rsidR="00000000" w:rsidDel="00000000" w:rsidP="00000000" w:rsidRDefault="00000000" w:rsidRPr="00000000" w14:paraId="00000034">
      <w:pPr>
        <w:ind w:right="105"/>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                                                                                                                                                                                       </w:t>
      </w:r>
    </w:p>
    <w:p w:rsidR="00000000" w:rsidDel="00000000" w:rsidP="00000000" w:rsidRDefault="00000000" w:rsidRPr="00000000" w14:paraId="00000035">
      <w:pPr>
        <w:ind w:right="105"/>
        <w:jc w:val="center"/>
        <w:rPr>
          <w:rFonts w:ascii="Calibri" w:cs="Calibri" w:eastAsia="Calibri" w:hAnsi="Calibri"/>
          <w:b w:val="1"/>
          <w:sz w:val="16"/>
          <w:szCs w:val="16"/>
        </w:rPr>
      </w:pPr>
      <w:r w:rsidDel="00000000" w:rsidR="00000000" w:rsidRPr="00000000">
        <w:rPr>
          <w:rFonts w:ascii="Calibri" w:cs="Calibri" w:eastAsia="Calibri" w:hAnsi="Calibri"/>
          <w:b w:val="1"/>
          <w:sz w:val="18"/>
          <w:szCs w:val="18"/>
          <w:rtl w:val="0"/>
        </w:rPr>
        <w:t xml:space="preserve">                                                                                                                                                                                                  </w:t>
      </w:r>
      <w:r w:rsidDel="00000000" w:rsidR="00000000" w:rsidRPr="00000000">
        <w:rPr>
          <w:rFonts w:ascii="Calibri" w:cs="Calibri" w:eastAsia="Calibri" w:hAnsi="Calibri"/>
          <w:b w:val="1"/>
          <w:sz w:val="16"/>
          <w:szCs w:val="16"/>
          <w:rtl w:val="0"/>
        </w:rPr>
        <w:t xml:space="preserve">1602-21-737-306</w:t>
      </w:r>
    </w:p>
    <w:p w:rsidR="00000000" w:rsidDel="00000000" w:rsidP="00000000" w:rsidRDefault="00000000" w:rsidRPr="00000000" w14:paraId="00000036">
      <w:pPr>
        <w:ind w:right="105"/>
        <w:jc w:val="center"/>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38">
      <w:pPr>
        <w:ind w:right="109"/>
        <w:jc w:val="right"/>
        <w:rPr>
          <w:rFonts w:ascii="Calibri" w:cs="Calibri" w:eastAsia="Calibri" w:hAnsi="Calibri"/>
          <w:b w:val="1"/>
          <w:sz w:val="18"/>
          <w:szCs w:val="18"/>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555"/>
        </w:tabs>
        <w:spacing w:after="0" w:before="0" w:line="240" w:lineRule="auto"/>
        <w:ind w:left="112" w:right="0" w:firstLine="0"/>
        <w:jc w:val="both"/>
        <w:rPr>
          <w:rFonts w:ascii="Calibri" w:cs="Calibri" w:eastAsia="Calibri" w:hAnsi="Calibri"/>
          <w:b w:val="0"/>
          <w:i w:val="0"/>
          <w:smallCaps w:val="0"/>
          <w:strike w:val="0"/>
          <w:color w:val="000000"/>
          <w:sz w:val="20"/>
          <w:szCs w:val="20"/>
          <w:u w:val="none"/>
          <w:shd w:fill="auto" w:val="clear"/>
          <w:vertAlign w:val="baseline"/>
        </w:rPr>
        <w:sectPr>
          <w:type w:val="nextPage"/>
          <w:pgSz w:h="15840" w:w="12240" w:orient="portrait"/>
          <w:pgMar w:bottom="280" w:top="1080" w:left="1340" w:right="1220" w:header="720" w:footer="720"/>
        </w:sect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(Faculty In-Charge)</w:t>
        <w:tab/>
        <w:t xml:space="preserve">(HeadDept of IT)</w:t>
      </w:r>
    </w:p>
    <w:p w:rsidR="00000000" w:rsidDel="00000000" w:rsidP="00000000" w:rsidRDefault="00000000" w:rsidRPr="00000000" w14:paraId="00000040">
      <w:pPr>
        <w:spacing w:before="199" w:lineRule="auto"/>
        <w:ind w:left="1249" w:right="1247" w:firstLine="0"/>
        <w:jc w:val="center"/>
        <w:rPr>
          <w:b w:val="1"/>
          <w:sz w:val="24"/>
          <w:szCs w:val="24"/>
        </w:rPr>
      </w:pPr>
      <w:r w:rsidDel="00000000" w:rsidR="00000000" w:rsidRPr="00000000">
        <w:rPr>
          <w:b w:val="1"/>
          <w:sz w:val="24"/>
          <w:szCs w:val="24"/>
          <w:rtl w:val="0"/>
        </w:rPr>
        <w:t xml:space="preserve">ACKNOWLEDGMENT</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12" w:right="111" w:firstLine="0"/>
        <w:jc w:val="both"/>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We extend our sincere thanks to Dr. S. V. Ramana, Principal, Vasavi College of Engineering for his encouragement.</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68" w:lineRule="auto"/>
        <w:ind w:left="112" w:right="109" w:firstLine="0"/>
        <w:jc w:val="both"/>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We express our sincere gratitude to Dr. K. Ram Mohan Rao, Professor &amp; Head, Department of Information Technology, Vasavi College of Engineering, for introducing the Mini-Project module in our curriculum, and for his suggestions, motivation, and co-operation for the successful completion of our Mini Project.</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112" w:right="0" w:firstLine="0"/>
        <w:jc w:val="both"/>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We also want to thank and convey our gratitude towards our mini project coordinators Ms.Hasseba Yaseen and S.Rajya Lakshmi, for guiding us in understanding the process of project development &amp; giving us timely suggestions at every phase.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112" w:right="0" w:firstLine="0"/>
        <w:jc w:val="both"/>
        <w:rPr>
          <w:rFonts w:ascii="Cambria" w:cs="Cambria" w:eastAsia="Cambria" w:hAnsi="Cambria"/>
          <w:b w:val="0"/>
          <w:i w:val="0"/>
          <w:smallCaps w:val="0"/>
          <w:strike w:val="0"/>
          <w:color w:val="000000"/>
          <w:sz w:val="32"/>
          <w:szCs w:val="32"/>
          <w:u w:val="none"/>
          <w:shd w:fill="auto" w:val="clear"/>
          <w:vertAlign w:val="baseline"/>
        </w:rPr>
        <w:sectPr>
          <w:type w:val="nextPage"/>
          <w:pgSz w:h="15840" w:w="12240" w:orient="portrait"/>
          <w:pgMar w:bottom="280" w:top="1500" w:left="1340" w:right="1220" w:header="720" w:footer="720"/>
        </w:sect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We would also like to thank the project reviewers for their valuable inputs and suggestions.</w:t>
      </w:r>
    </w:p>
    <w:p w:rsidR="00000000" w:rsidDel="00000000" w:rsidP="00000000" w:rsidRDefault="00000000" w:rsidRPr="00000000" w14:paraId="00000047">
      <w:pPr>
        <w:pStyle w:val="Heading2"/>
        <w:spacing w:before="76" w:lineRule="auto"/>
        <w:ind w:left="105" w:right="7360" w:firstLine="0"/>
        <w:rPr>
          <w:rFonts w:ascii="Cambria" w:cs="Cambria" w:eastAsia="Cambria" w:hAnsi="Cambria"/>
          <w:u w:val="none"/>
        </w:rPr>
      </w:pPr>
      <w:r w:rsidDel="00000000" w:rsidR="00000000" w:rsidRPr="00000000">
        <w:rPr>
          <w:rFonts w:ascii="Cambria" w:cs="Cambria" w:eastAsia="Cambria" w:hAnsi="Cambria"/>
          <w:color w:val="bf0000"/>
          <w:u w:val="none"/>
          <w:rtl w:val="0"/>
        </w:rPr>
        <w:t xml:space="preserve">Evaluation Process:</w:t>
      </w:r>
      <w:r w:rsidDel="00000000" w:rsidR="00000000" w:rsidRPr="00000000">
        <w:rPr>
          <w:rtl w:val="0"/>
        </w:rPr>
      </w:r>
    </w:p>
    <w:p w:rsidR="00000000" w:rsidDel="00000000" w:rsidP="00000000" w:rsidRDefault="00000000" w:rsidRPr="00000000" w14:paraId="0000004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283"/>
        </w:tabs>
        <w:spacing w:after="0" w:before="179" w:line="240" w:lineRule="auto"/>
        <w:ind w:left="282" w:right="0" w:hanging="171"/>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Continuous Internal Evaluation (CIE) – 30 marks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788"/>
          <w:tab w:val="left" w:leader="none" w:pos="789"/>
        </w:tabs>
        <w:spacing w:after="0" w:before="0" w:line="240" w:lineRule="auto"/>
        <w:ind w:left="788" w:right="0" w:hanging="339"/>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Assesment-1 : [5 Marks]</w:t>
      </w:r>
    </w:p>
    <w:p w:rsidR="00000000" w:rsidDel="00000000" w:rsidP="00000000" w:rsidRDefault="00000000" w:rsidRPr="00000000" w14:paraId="0000004B">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521"/>
          <w:tab w:val="left" w:leader="none" w:pos="1522"/>
        </w:tabs>
        <w:spacing w:after="0" w:before="7" w:line="240" w:lineRule="auto"/>
        <w:ind w:left="1521" w:right="0" w:hanging="395"/>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Review of problem selection and Abstract.</w:t>
      </w:r>
    </w:p>
    <w:p w:rsidR="00000000" w:rsidDel="00000000" w:rsidP="00000000" w:rsidRDefault="00000000" w:rsidRPr="00000000" w14:paraId="0000004C">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788"/>
          <w:tab w:val="left" w:leader="none" w:pos="789"/>
        </w:tabs>
        <w:spacing w:after="0" w:before="3" w:line="240" w:lineRule="auto"/>
        <w:ind w:left="788" w:right="0" w:hanging="339"/>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Assesment-2: [10 Marks]</w:t>
      </w:r>
    </w:p>
    <w:p w:rsidR="00000000" w:rsidDel="00000000" w:rsidP="00000000" w:rsidRDefault="00000000" w:rsidRPr="00000000" w14:paraId="0000004D">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466"/>
        </w:tabs>
        <w:spacing w:after="0" w:before="7" w:line="240" w:lineRule="auto"/>
        <w:ind w:left="1465" w:right="0" w:hanging="339.00000000000006"/>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Review of project design and initial phase of implementation.</w:t>
      </w:r>
    </w:p>
    <w:p w:rsidR="00000000" w:rsidDel="00000000" w:rsidP="00000000" w:rsidRDefault="00000000" w:rsidRPr="00000000" w14:paraId="0000004E">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788"/>
          <w:tab w:val="left" w:leader="none" w:pos="789"/>
        </w:tabs>
        <w:spacing w:after="0" w:before="3" w:line="240" w:lineRule="auto"/>
        <w:ind w:left="788" w:right="0" w:hanging="339"/>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Assesment-3: [15 Marks]</w:t>
      </w:r>
    </w:p>
    <w:p w:rsidR="00000000" w:rsidDel="00000000" w:rsidP="00000000" w:rsidRDefault="00000000" w:rsidRPr="00000000" w14:paraId="0000004F">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466"/>
        </w:tabs>
        <w:spacing w:after="0" w:before="4" w:line="240" w:lineRule="auto"/>
        <w:ind w:left="1465" w:right="0" w:hanging="339.00000000000006"/>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Review of final implementation, presentation and report.</w:t>
      </w:r>
    </w:p>
    <w:p w:rsidR="00000000" w:rsidDel="00000000" w:rsidP="00000000" w:rsidRDefault="00000000" w:rsidRPr="00000000" w14:paraId="00000050">
      <w:pPr>
        <w:spacing w:before="85" w:lineRule="auto"/>
        <w:ind w:right="7311"/>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w:t>
      </w:r>
    </w:p>
    <w:p w:rsidR="00000000" w:rsidDel="00000000" w:rsidP="00000000" w:rsidRDefault="00000000" w:rsidRPr="00000000" w14:paraId="0000005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354"/>
        </w:tabs>
        <w:spacing w:after="0" w:before="5" w:line="403" w:lineRule="auto"/>
        <w:ind w:left="112" w:right="4282" w:firstLine="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Semester End Examination (SEE) – 50 marks: Evaluation is done based on the following deliverables:</w:t>
      </w:r>
    </w:p>
    <w:p w:rsidR="00000000" w:rsidDel="00000000" w:rsidP="00000000" w:rsidRDefault="00000000" w:rsidRPr="00000000" w14:paraId="00000052">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788"/>
          <w:tab w:val="left" w:leader="none" w:pos="789"/>
        </w:tabs>
        <w:spacing w:after="0" w:before="115" w:line="240" w:lineRule="auto"/>
        <w:ind w:left="788" w:right="0" w:hanging="339"/>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PowerPoint Presentation [10 Marks]</w:t>
      </w:r>
    </w:p>
    <w:p w:rsidR="00000000" w:rsidDel="00000000" w:rsidP="00000000" w:rsidRDefault="00000000" w:rsidRPr="00000000" w14:paraId="00000053">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788"/>
          <w:tab w:val="left" w:leader="none" w:pos="789"/>
        </w:tabs>
        <w:spacing w:after="0" w:before="5" w:line="240" w:lineRule="auto"/>
        <w:ind w:left="788" w:right="0" w:hanging="339"/>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Demonstration of the application [20 Marks]</w:t>
      </w:r>
    </w:p>
    <w:p w:rsidR="00000000" w:rsidDel="00000000" w:rsidP="00000000" w:rsidRDefault="00000000" w:rsidRPr="00000000" w14:paraId="00000054">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788"/>
          <w:tab w:val="left" w:leader="none" w:pos="789"/>
        </w:tabs>
        <w:spacing w:after="0" w:before="6" w:line="240" w:lineRule="auto"/>
        <w:ind w:left="788" w:right="0" w:hanging="339"/>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Project report [10 Marks]</w:t>
      </w:r>
    </w:p>
    <w:p w:rsidR="00000000" w:rsidDel="00000000" w:rsidP="00000000" w:rsidRDefault="00000000" w:rsidRPr="00000000" w14:paraId="00000055">
      <w:pPr>
        <w:rPr>
          <w:sz w:val="24"/>
          <w:szCs w:val="24"/>
        </w:rPr>
      </w:pPr>
      <w:r w:rsidDel="00000000" w:rsidR="00000000" w:rsidRPr="00000000">
        <w:rPr>
          <w:sz w:val="24"/>
          <w:szCs w:val="24"/>
          <w:rtl w:val="0"/>
        </w:rPr>
        <w:t xml:space="preserve">Viva Voce [10 Marks]</w:t>
      </w:r>
    </w:p>
    <w:p w:rsidR="00000000" w:rsidDel="00000000" w:rsidP="00000000" w:rsidRDefault="00000000" w:rsidRPr="00000000" w14:paraId="00000056">
      <w:pPr>
        <w:tabs>
          <w:tab w:val="left" w:leader="none" w:pos="2450"/>
        </w:tabs>
        <w:rPr/>
      </w:pPr>
      <w:r w:rsidDel="00000000" w:rsidR="00000000" w:rsidRPr="00000000">
        <w:rPr>
          <w:rtl w:val="0"/>
        </w:rPr>
        <w:tab/>
        <w:t xml:space="preserve">                 </w:t>
      </w:r>
    </w:p>
    <w:p w:rsidR="00000000" w:rsidDel="00000000" w:rsidP="00000000" w:rsidRDefault="00000000" w:rsidRPr="00000000" w14:paraId="00000057">
      <w:pPr>
        <w:tabs>
          <w:tab w:val="left" w:leader="none" w:pos="2450"/>
        </w:tabs>
        <w:rPr/>
      </w:pPr>
      <w:r w:rsidDel="00000000" w:rsidR="00000000" w:rsidRPr="00000000">
        <w:rPr>
          <w:rtl w:val="0"/>
        </w:rPr>
      </w:r>
    </w:p>
    <w:p w:rsidR="00000000" w:rsidDel="00000000" w:rsidP="00000000" w:rsidRDefault="00000000" w:rsidRPr="00000000" w14:paraId="00000058">
      <w:pPr>
        <w:tabs>
          <w:tab w:val="left" w:leader="none" w:pos="2450"/>
        </w:tabs>
        <w:rPr/>
      </w:pPr>
      <w:r w:rsidDel="00000000" w:rsidR="00000000" w:rsidRPr="00000000">
        <w:rPr>
          <w:rtl w:val="0"/>
        </w:rPr>
      </w:r>
    </w:p>
    <w:p w:rsidR="00000000" w:rsidDel="00000000" w:rsidP="00000000" w:rsidRDefault="00000000" w:rsidRPr="00000000" w14:paraId="00000059">
      <w:pPr>
        <w:tabs>
          <w:tab w:val="left" w:leader="none" w:pos="2450"/>
        </w:tabs>
        <w:rPr/>
      </w:pPr>
      <w:r w:rsidDel="00000000" w:rsidR="00000000" w:rsidRPr="00000000">
        <w:rPr>
          <w:rtl w:val="0"/>
        </w:rPr>
      </w:r>
    </w:p>
    <w:p w:rsidR="00000000" w:rsidDel="00000000" w:rsidP="00000000" w:rsidRDefault="00000000" w:rsidRPr="00000000" w14:paraId="0000005A">
      <w:pPr>
        <w:tabs>
          <w:tab w:val="left" w:leader="none" w:pos="2450"/>
        </w:tabs>
        <w:rPr/>
      </w:pPr>
      <w:r w:rsidDel="00000000" w:rsidR="00000000" w:rsidRPr="00000000">
        <w:rPr>
          <w:rtl w:val="0"/>
        </w:rPr>
      </w:r>
    </w:p>
    <w:p w:rsidR="00000000" w:rsidDel="00000000" w:rsidP="00000000" w:rsidRDefault="00000000" w:rsidRPr="00000000" w14:paraId="0000005B">
      <w:pPr>
        <w:tabs>
          <w:tab w:val="left" w:leader="none" w:pos="2450"/>
        </w:tabs>
        <w:rPr/>
      </w:pPr>
      <w:r w:rsidDel="00000000" w:rsidR="00000000" w:rsidRPr="00000000">
        <w:rPr>
          <w:rtl w:val="0"/>
        </w:rPr>
      </w:r>
    </w:p>
    <w:p w:rsidR="00000000" w:rsidDel="00000000" w:rsidP="00000000" w:rsidRDefault="00000000" w:rsidRPr="00000000" w14:paraId="0000005C">
      <w:pPr>
        <w:tabs>
          <w:tab w:val="left" w:leader="none" w:pos="2450"/>
        </w:tabs>
        <w:rPr/>
      </w:pPr>
      <w:r w:rsidDel="00000000" w:rsidR="00000000" w:rsidRPr="00000000">
        <w:rPr>
          <w:rtl w:val="0"/>
        </w:rPr>
      </w:r>
    </w:p>
    <w:p w:rsidR="00000000" w:rsidDel="00000000" w:rsidP="00000000" w:rsidRDefault="00000000" w:rsidRPr="00000000" w14:paraId="0000005D">
      <w:pPr>
        <w:tabs>
          <w:tab w:val="left" w:leader="none" w:pos="2450"/>
        </w:tabs>
        <w:rPr/>
      </w:pPr>
      <w:r w:rsidDel="00000000" w:rsidR="00000000" w:rsidRPr="00000000">
        <w:rPr>
          <w:rtl w:val="0"/>
        </w:rPr>
      </w:r>
    </w:p>
    <w:p w:rsidR="00000000" w:rsidDel="00000000" w:rsidP="00000000" w:rsidRDefault="00000000" w:rsidRPr="00000000" w14:paraId="0000005E">
      <w:pPr>
        <w:tabs>
          <w:tab w:val="left" w:leader="none" w:pos="2450"/>
        </w:tabs>
        <w:rPr/>
      </w:pPr>
      <w:r w:rsidDel="00000000" w:rsidR="00000000" w:rsidRPr="00000000">
        <w:rPr>
          <w:rtl w:val="0"/>
        </w:rPr>
      </w:r>
    </w:p>
    <w:p w:rsidR="00000000" w:rsidDel="00000000" w:rsidP="00000000" w:rsidRDefault="00000000" w:rsidRPr="00000000" w14:paraId="0000005F">
      <w:pPr>
        <w:tabs>
          <w:tab w:val="left" w:leader="none" w:pos="2450"/>
        </w:tabs>
        <w:rPr/>
      </w:pPr>
      <w:r w:rsidDel="00000000" w:rsidR="00000000" w:rsidRPr="00000000">
        <w:rPr>
          <w:rtl w:val="0"/>
        </w:rPr>
      </w:r>
    </w:p>
    <w:p w:rsidR="00000000" w:rsidDel="00000000" w:rsidP="00000000" w:rsidRDefault="00000000" w:rsidRPr="00000000" w14:paraId="00000060">
      <w:pPr>
        <w:tabs>
          <w:tab w:val="left" w:leader="none" w:pos="2450"/>
        </w:tabs>
        <w:rPr/>
      </w:pPr>
      <w:r w:rsidDel="00000000" w:rsidR="00000000" w:rsidRPr="00000000">
        <w:rPr>
          <w:rtl w:val="0"/>
        </w:rPr>
      </w:r>
    </w:p>
    <w:p w:rsidR="00000000" w:rsidDel="00000000" w:rsidP="00000000" w:rsidRDefault="00000000" w:rsidRPr="00000000" w14:paraId="00000061">
      <w:pPr>
        <w:tabs>
          <w:tab w:val="left" w:leader="none" w:pos="2450"/>
        </w:tabs>
        <w:rPr/>
      </w:pPr>
      <w:r w:rsidDel="00000000" w:rsidR="00000000" w:rsidRPr="00000000">
        <w:rPr>
          <w:rtl w:val="0"/>
        </w:rPr>
      </w:r>
    </w:p>
    <w:p w:rsidR="00000000" w:rsidDel="00000000" w:rsidP="00000000" w:rsidRDefault="00000000" w:rsidRPr="00000000" w14:paraId="00000062">
      <w:pPr>
        <w:tabs>
          <w:tab w:val="left" w:leader="none" w:pos="2450"/>
        </w:tabs>
        <w:rPr/>
      </w:pPr>
      <w:r w:rsidDel="00000000" w:rsidR="00000000" w:rsidRPr="00000000">
        <w:rPr>
          <w:rtl w:val="0"/>
        </w:rPr>
      </w:r>
    </w:p>
    <w:p w:rsidR="00000000" w:rsidDel="00000000" w:rsidP="00000000" w:rsidRDefault="00000000" w:rsidRPr="00000000" w14:paraId="00000063">
      <w:pPr>
        <w:tabs>
          <w:tab w:val="left" w:leader="none" w:pos="2450"/>
        </w:tabs>
        <w:rPr/>
      </w:pPr>
      <w:r w:rsidDel="00000000" w:rsidR="00000000" w:rsidRPr="00000000">
        <w:rPr>
          <w:rtl w:val="0"/>
        </w:rPr>
      </w:r>
    </w:p>
    <w:p w:rsidR="00000000" w:rsidDel="00000000" w:rsidP="00000000" w:rsidRDefault="00000000" w:rsidRPr="00000000" w14:paraId="00000064">
      <w:pPr>
        <w:tabs>
          <w:tab w:val="left" w:leader="none" w:pos="2450"/>
        </w:tabs>
        <w:rPr/>
      </w:pPr>
      <w:r w:rsidDel="00000000" w:rsidR="00000000" w:rsidRPr="00000000">
        <w:rPr>
          <w:rtl w:val="0"/>
        </w:rPr>
      </w:r>
    </w:p>
    <w:p w:rsidR="00000000" w:rsidDel="00000000" w:rsidP="00000000" w:rsidRDefault="00000000" w:rsidRPr="00000000" w14:paraId="00000065">
      <w:pPr>
        <w:tabs>
          <w:tab w:val="left" w:leader="none" w:pos="2450"/>
        </w:tabs>
        <w:rPr/>
      </w:pPr>
      <w:r w:rsidDel="00000000" w:rsidR="00000000" w:rsidRPr="00000000">
        <w:rPr>
          <w:rtl w:val="0"/>
        </w:rPr>
      </w:r>
    </w:p>
    <w:p w:rsidR="00000000" w:rsidDel="00000000" w:rsidP="00000000" w:rsidRDefault="00000000" w:rsidRPr="00000000" w14:paraId="00000066">
      <w:pPr>
        <w:tabs>
          <w:tab w:val="left" w:leader="none" w:pos="2450"/>
        </w:tabs>
        <w:rPr/>
      </w:pPr>
      <w:r w:rsidDel="00000000" w:rsidR="00000000" w:rsidRPr="00000000">
        <w:rPr>
          <w:rtl w:val="0"/>
        </w:rPr>
      </w:r>
    </w:p>
    <w:p w:rsidR="00000000" w:rsidDel="00000000" w:rsidP="00000000" w:rsidRDefault="00000000" w:rsidRPr="00000000" w14:paraId="00000067">
      <w:pPr>
        <w:tabs>
          <w:tab w:val="left" w:leader="none" w:pos="2450"/>
        </w:tabs>
        <w:rPr/>
      </w:pPr>
      <w:r w:rsidDel="00000000" w:rsidR="00000000" w:rsidRPr="00000000">
        <w:rPr>
          <w:rtl w:val="0"/>
        </w:rPr>
      </w:r>
    </w:p>
    <w:p w:rsidR="00000000" w:rsidDel="00000000" w:rsidP="00000000" w:rsidRDefault="00000000" w:rsidRPr="00000000" w14:paraId="00000068">
      <w:pPr>
        <w:tabs>
          <w:tab w:val="left" w:leader="none" w:pos="2450"/>
        </w:tabs>
        <w:rPr/>
      </w:pPr>
      <w:r w:rsidDel="00000000" w:rsidR="00000000" w:rsidRPr="00000000">
        <w:rPr>
          <w:rtl w:val="0"/>
        </w:rPr>
      </w:r>
    </w:p>
    <w:p w:rsidR="00000000" w:rsidDel="00000000" w:rsidP="00000000" w:rsidRDefault="00000000" w:rsidRPr="00000000" w14:paraId="00000069">
      <w:pPr>
        <w:tabs>
          <w:tab w:val="left" w:leader="none" w:pos="2450"/>
        </w:tabs>
        <w:rPr/>
      </w:pPr>
      <w:r w:rsidDel="00000000" w:rsidR="00000000" w:rsidRPr="00000000">
        <w:rPr>
          <w:rtl w:val="0"/>
        </w:rPr>
      </w:r>
    </w:p>
    <w:p w:rsidR="00000000" w:rsidDel="00000000" w:rsidP="00000000" w:rsidRDefault="00000000" w:rsidRPr="00000000" w14:paraId="0000006A">
      <w:pPr>
        <w:tabs>
          <w:tab w:val="left" w:leader="none" w:pos="2450"/>
        </w:tabs>
        <w:rPr/>
      </w:pPr>
      <w:r w:rsidDel="00000000" w:rsidR="00000000" w:rsidRPr="00000000">
        <w:rPr>
          <w:rtl w:val="0"/>
        </w:rPr>
      </w:r>
    </w:p>
    <w:p w:rsidR="00000000" w:rsidDel="00000000" w:rsidP="00000000" w:rsidRDefault="00000000" w:rsidRPr="00000000" w14:paraId="0000006B">
      <w:pPr>
        <w:tabs>
          <w:tab w:val="left" w:leader="none" w:pos="2450"/>
        </w:tabs>
        <w:rPr/>
      </w:pPr>
      <w:r w:rsidDel="00000000" w:rsidR="00000000" w:rsidRPr="00000000">
        <w:rPr>
          <w:rtl w:val="0"/>
        </w:rPr>
      </w:r>
    </w:p>
    <w:p w:rsidR="00000000" w:rsidDel="00000000" w:rsidP="00000000" w:rsidRDefault="00000000" w:rsidRPr="00000000" w14:paraId="0000006C">
      <w:pPr>
        <w:tabs>
          <w:tab w:val="left" w:leader="none" w:pos="2450"/>
        </w:tabs>
        <w:rPr/>
      </w:pPr>
      <w:r w:rsidDel="00000000" w:rsidR="00000000" w:rsidRPr="00000000">
        <w:rPr>
          <w:rtl w:val="0"/>
        </w:rPr>
      </w:r>
    </w:p>
    <w:p w:rsidR="00000000" w:rsidDel="00000000" w:rsidP="00000000" w:rsidRDefault="00000000" w:rsidRPr="00000000" w14:paraId="0000006D">
      <w:pPr>
        <w:tabs>
          <w:tab w:val="left" w:leader="none" w:pos="2450"/>
        </w:tabs>
        <w:rPr/>
      </w:pPr>
      <w:r w:rsidDel="00000000" w:rsidR="00000000" w:rsidRPr="00000000">
        <w:rPr>
          <w:rtl w:val="0"/>
        </w:rPr>
      </w:r>
    </w:p>
    <w:p w:rsidR="00000000" w:rsidDel="00000000" w:rsidP="00000000" w:rsidRDefault="00000000" w:rsidRPr="00000000" w14:paraId="0000006E">
      <w:pPr>
        <w:tabs>
          <w:tab w:val="left" w:leader="none" w:pos="2450"/>
        </w:tabs>
        <w:rPr/>
      </w:pPr>
      <w:r w:rsidDel="00000000" w:rsidR="00000000" w:rsidRPr="00000000">
        <w:rPr>
          <w:rtl w:val="0"/>
        </w:rPr>
      </w:r>
    </w:p>
    <w:p w:rsidR="00000000" w:rsidDel="00000000" w:rsidP="00000000" w:rsidRDefault="00000000" w:rsidRPr="00000000" w14:paraId="0000006F">
      <w:pPr>
        <w:tabs>
          <w:tab w:val="left" w:leader="none" w:pos="2450"/>
        </w:tabs>
        <w:rPr/>
      </w:pPr>
      <w:r w:rsidDel="00000000" w:rsidR="00000000" w:rsidRPr="00000000">
        <w:rPr>
          <w:rtl w:val="0"/>
        </w:rPr>
      </w:r>
    </w:p>
    <w:p w:rsidR="00000000" w:rsidDel="00000000" w:rsidP="00000000" w:rsidRDefault="00000000" w:rsidRPr="00000000" w14:paraId="00000070">
      <w:pPr>
        <w:tabs>
          <w:tab w:val="left" w:leader="none" w:pos="2450"/>
        </w:tabs>
        <w:rPr/>
      </w:pPr>
      <w:r w:rsidDel="00000000" w:rsidR="00000000" w:rsidRPr="00000000">
        <w:rPr>
          <w:rtl w:val="0"/>
        </w:rPr>
      </w:r>
    </w:p>
    <w:p w:rsidR="00000000" w:rsidDel="00000000" w:rsidP="00000000" w:rsidRDefault="00000000" w:rsidRPr="00000000" w14:paraId="00000071">
      <w:pPr>
        <w:tabs>
          <w:tab w:val="left" w:leader="none" w:pos="2450"/>
        </w:tabs>
        <w:rPr/>
      </w:pPr>
      <w:r w:rsidDel="00000000" w:rsidR="00000000" w:rsidRPr="00000000">
        <w:rPr>
          <w:rtl w:val="0"/>
        </w:rPr>
      </w:r>
    </w:p>
    <w:p w:rsidR="00000000" w:rsidDel="00000000" w:rsidP="00000000" w:rsidRDefault="00000000" w:rsidRPr="00000000" w14:paraId="00000072">
      <w:pPr>
        <w:tabs>
          <w:tab w:val="left" w:leader="none" w:pos="2450"/>
        </w:tabs>
        <w:rPr/>
      </w:pPr>
      <w:r w:rsidDel="00000000" w:rsidR="00000000" w:rsidRPr="00000000">
        <w:rPr>
          <w:rtl w:val="0"/>
        </w:rPr>
      </w:r>
    </w:p>
    <w:p w:rsidR="00000000" w:rsidDel="00000000" w:rsidP="00000000" w:rsidRDefault="00000000" w:rsidRPr="00000000" w14:paraId="00000073">
      <w:pPr>
        <w:tabs>
          <w:tab w:val="left" w:leader="none" w:pos="2450"/>
        </w:tabs>
        <w:rPr/>
      </w:pPr>
      <w:r w:rsidDel="00000000" w:rsidR="00000000" w:rsidRPr="00000000">
        <w:rPr>
          <w:rtl w:val="0"/>
        </w:rPr>
      </w:r>
    </w:p>
    <w:p w:rsidR="00000000" w:rsidDel="00000000" w:rsidP="00000000" w:rsidRDefault="00000000" w:rsidRPr="00000000" w14:paraId="00000074">
      <w:pPr>
        <w:tabs>
          <w:tab w:val="left" w:leader="none" w:pos="2450"/>
        </w:tabs>
        <w:rPr/>
      </w:pPr>
      <w:r w:rsidDel="00000000" w:rsidR="00000000" w:rsidRPr="00000000">
        <w:rPr>
          <w:rtl w:val="0"/>
        </w:rPr>
      </w:r>
    </w:p>
    <w:p w:rsidR="00000000" w:rsidDel="00000000" w:rsidP="00000000" w:rsidRDefault="00000000" w:rsidRPr="00000000" w14:paraId="00000075">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076">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077">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078">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079">
      <w:pP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CONTENTS:</w:t>
      </w:r>
    </w:p>
    <w:p w:rsidR="00000000" w:rsidDel="00000000" w:rsidP="00000000" w:rsidRDefault="00000000" w:rsidRPr="00000000" w14:paraId="0000007A">
      <w:pP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7B">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  1.Abstract:                                                                                           6</w:t>
      </w:r>
    </w:p>
    <w:p w:rsidR="00000000" w:rsidDel="00000000" w:rsidP="00000000" w:rsidRDefault="00000000" w:rsidRPr="00000000" w14:paraId="0000007C">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                                     </w:t>
      </w:r>
    </w:p>
    <w:p w:rsidR="00000000" w:rsidDel="00000000" w:rsidP="00000000" w:rsidRDefault="00000000" w:rsidRPr="00000000" w14:paraId="0000007D">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  2.Introduction:                                                                                    7</w:t>
      </w:r>
    </w:p>
    <w:p w:rsidR="00000000" w:rsidDel="00000000" w:rsidP="00000000" w:rsidRDefault="00000000" w:rsidRPr="00000000" w14:paraId="0000007E">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7F">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  3.Technology:                                                                                      8</w:t>
      </w:r>
    </w:p>
    <w:p w:rsidR="00000000" w:rsidDel="00000000" w:rsidP="00000000" w:rsidRDefault="00000000" w:rsidRPr="00000000" w14:paraId="00000080">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81">
      <w:pPr>
        <w:rPr>
          <w:rFonts w:ascii="Calibri" w:cs="Calibri" w:eastAsia="Calibri" w:hAnsi="Calibri"/>
        </w:rPr>
      </w:pPr>
      <w:r w:rsidDel="00000000" w:rsidR="00000000" w:rsidRPr="00000000">
        <w:rPr>
          <w:rFonts w:ascii="Calibri" w:cs="Calibri" w:eastAsia="Calibri" w:hAnsi="Calibri"/>
          <w:rtl w:val="0"/>
        </w:rPr>
        <w:t xml:space="preserve">      3.1:Software Requirements</w:t>
      </w:r>
    </w:p>
    <w:p w:rsidR="00000000" w:rsidDel="00000000" w:rsidP="00000000" w:rsidRDefault="00000000" w:rsidRPr="00000000" w14:paraId="00000082">
      <w:pPr>
        <w:rPr>
          <w:rFonts w:ascii="Calibri" w:cs="Calibri" w:eastAsia="Calibri" w:hAnsi="Calibri"/>
        </w:rPr>
      </w:pPr>
      <w:r w:rsidDel="00000000" w:rsidR="00000000" w:rsidRPr="00000000">
        <w:rPr>
          <w:rtl w:val="0"/>
        </w:rPr>
      </w:r>
    </w:p>
    <w:p w:rsidR="00000000" w:rsidDel="00000000" w:rsidP="00000000" w:rsidRDefault="00000000" w:rsidRPr="00000000" w14:paraId="00000083">
      <w:pPr>
        <w:rPr>
          <w:rFonts w:ascii="Calibri" w:cs="Calibri" w:eastAsia="Calibri" w:hAnsi="Calibri"/>
        </w:rPr>
      </w:pPr>
      <w:r w:rsidDel="00000000" w:rsidR="00000000" w:rsidRPr="00000000">
        <w:rPr>
          <w:rFonts w:ascii="Calibri" w:cs="Calibri" w:eastAsia="Calibri" w:hAnsi="Calibri"/>
          <w:rtl w:val="0"/>
        </w:rPr>
        <w:t xml:space="preserve">      3.2:Hardware Requirements</w:t>
      </w:r>
    </w:p>
    <w:p w:rsidR="00000000" w:rsidDel="00000000" w:rsidP="00000000" w:rsidRDefault="00000000" w:rsidRPr="00000000" w14:paraId="00000084">
      <w:pPr>
        <w:rPr>
          <w:rFonts w:ascii="Calibri" w:cs="Calibri" w:eastAsia="Calibri" w:hAnsi="Calibri"/>
        </w:rPr>
      </w:pPr>
      <w:r w:rsidDel="00000000" w:rsidR="00000000" w:rsidRPr="00000000">
        <w:rPr>
          <w:rtl w:val="0"/>
        </w:rPr>
      </w:r>
    </w:p>
    <w:p w:rsidR="00000000" w:rsidDel="00000000" w:rsidP="00000000" w:rsidRDefault="00000000" w:rsidRPr="00000000" w14:paraId="00000085">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 4.Design:                                                                                                9</w:t>
      </w:r>
    </w:p>
    <w:p w:rsidR="00000000" w:rsidDel="00000000" w:rsidP="00000000" w:rsidRDefault="00000000" w:rsidRPr="00000000" w14:paraId="00000086">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87">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 5.Usecase Diagram:                                                                             10</w:t>
      </w:r>
    </w:p>
    <w:p w:rsidR="00000000" w:rsidDel="00000000" w:rsidP="00000000" w:rsidRDefault="00000000" w:rsidRPr="00000000" w14:paraId="00000088">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89">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 6.Implementation:                                                                               11</w:t>
      </w:r>
    </w:p>
    <w:p w:rsidR="00000000" w:rsidDel="00000000" w:rsidP="00000000" w:rsidRDefault="00000000" w:rsidRPr="00000000" w14:paraId="0000008A">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8B">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 7.Code:                                                                                                   31</w:t>
      </w:r>
    </w:p>
    <w:p w:rsidR="00000000" w:rsidDel="00000000" w:rsidP="00000000" w:rsidRDefault="00000000" w:rsidRPr="00000000" w14:paraId="0000008C">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8D">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 8.Result:                                                                                                 35</w:t>
      </w:r>
    </w:p>
    <w:p w:rsidR="00000000" w:rsidDel="00000000" w:rsidP="00000000" w:rsidRDefault="00000000" w:rsidRPr="00000000" w14:paraId="0000008E">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8F">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 9.Learning:                                                                                             36</w:t>
      </w:r>
    </w:p>
    <w:p w:rsidR="00000000" w:rsidDel="00000000" w:rsidP="00000000" w:rsidRDefault="00000000" w:rsidRPr="00000000" w14:paraId="00000090">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91">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 10.Conclusion:                                                                                      37</w:t>
      </w:r>
    </w:p>
    <w:p w:rsidR="00000000" w:rsidDel="00000000" w:rsidP="00000000" w:rsidRDefault="00000000" w:rsidRPr="00000000" w14:paraId="00000092">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93">
      <w:pPr>
        <w:rPr>
          <w:rFonts w:ascii="Calibri" w:cs="Calibri" w:eastAsia="Calibri" w:hAnsi="Calibri"/>
        </w:rPr>
      </w:pPr>
      <w:r w:rsidDel="00000000" w:rsidR="00000000" w:rsidRPr="00000000">
        <w:rPr>
          <w:rtl w:val="0"/>
        </w:rPr>
      </w:r>
    </w:p>
    <w:p w:rsidR="00000000" w:rsidDel="00000000" w:rsidP="00000000" w:rsidRDefault="00000000" w:rsidRPr="00000000" w14:paraId="00000094">
      <w:pPr>
        <w:rPr>
          <w:rFonts w:ascii="Calibri" w:cs="Calibri" w:eastAsia="Calibri" w:hAnsi="Calibri"/>
          <w:sz w:val="32"/>
          <w:szCs w:val="32"/>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95">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96">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97">
      <w:pPr>
        <w:rPr>
          <w:rFonts w:ascii="Calibri" w:cs="Calibri" w:eastAsia="Calibri" w:hAnsi="Calibri"/>
        </w:rPr>
      </w:pPr>
      <w:r w:rsidDel="00000000" w:rsidR="00000000" w:rsidRPr="00000000">
        <w:rPr>
          <w:rtl w:val="0"/>
        </w:rPr>
      </w:r>
    </w:p>
    <w:p w:rsidR="00000000" w:rsidDel="00000000" w:rsidP="00000000" w:rsidRDefault="00000000" w:rsidRPr="00000000" w14:paraId="00000098">
      <w:pPr>
        <w:rPr>
          <w:rFonts w:ascii="Calibri" w:cs="Calibri" w:eastAsia="Calibri" w:hAnsi="Calibri"/>
        </w:rPr>
      </w:pPr>
      <w:r w:rsidDel="00000000" w:rsidR="00000000" w:rsidRPr="00000000">
        <w:rPr>
          <w:rtl w:val="0"/>
        </w:rPr>
      </w:r>
    </w:p>
    <w:p w:rsidR="00000000" w:rsidDel="00000000" w:rsidP="00000000" w:rsidRDefault="00000000" w:rsidRPr="00000000" w14:paraId="00000099">
      <w:pPr>
        <w:rPr>
          <w:rFonts w:ascii="Calibri" w:cs="Calibri" w:eastAsia="Calibri" w:hAnsi="Calibri"/>
        </w:rPr>
      </w:pPr>
      <w:r w:rsidDel="00000000" w:rsidR="00000000" w:rsidRPr="00000000">
        <w:rPr>
          <w:rtl w:val="0"/>
        </w:rPr>
      </w:r>
    </w:p>
    <w:p w:rsidR="00000000" w:rsidDel="00000000" w:rsidP="00000000" w:rsidRDefault="00000000" w:rsidRPr="00000000" w14:paraId="0000009A">
      <w:pPr>
        <w:rPr>
          <w:rFonts w:ascii="Calibri" w:cs="Calibri" w:eastAsia="Calibri" w:hAnsi="Calibri"/>
        </w:rPr>
      </w:pPr>
      <w:r w:rsidDel="00000000" w:rsidR="00000000" w:rsidRPr="00000000">
        <w:rPr>
          <w:rtl w:val="0"/>
        </w:rPr>
      </w:r>
    </w:p>
    <w:p w:rsidR="00000000" w:rsidDel="00000000" w:rsidP="00000000" w:rsidRDefault="00000000" w:rsidRPr="00000000" w14:paraId="0000009B">
      <w:pPr>
        <w:rPr>
          <w:rFonts w:ascii="Calibri" w:cs="Calibri" w:eastAsia="Calibri" w:hAnsi="Calibri"/>
        </w:rPr>
      </w:pPr>
      <w:r w:rsidDel="00000000" w:rsidR="00000000" w:rsidRPr="00000000">
        <w:rPr>
          <w:rtl w:val="0"/>
        </w:rPr>
      </w:r>
    </w:p>
    <w:p w:rsidR="00000000" w:rsidDel="00000000" w:rsidP="00000000" w:rsidRDefault="00000000" w:rsidRPr="00000000" w14:paraId="0000009C">
      <w:pPr>
        <w:rPr>
          <w:rFonts w:ascii="Calibri" w:cs="Calibri" w:eastAsia="Calibri" w:hAnsi="Calibri"/>
        </w:rPr>
      </w:pPr>
      <w:r w:rsidDel="00000000" w:rsidR="00000000" w:rsidRPr="00000000">
        <w:rPr>
          <w:rtl w:val="0"/>
        </w:rPr>
      </w:r>
    </w:p>
    <w:p w:rsidR="00000000" w:rsidDel="00000000" w:rsidP="00000000" w:rsidRDefault="00000000" w:rsidRPr="00000000" w14:paraId="0000009D">
      <w:pPr>
        <w:rPr>
          <w:rFonts w:ascii="Calibri" w:cs="Calibri" w:eastAsia="Calibri" w:hAnsi="Calibri"/>
        </w:rPr>
      </w:pPr>
      <w:r w:rsidDel="00000000" w:rsidR="00000000" w:rsidRPr="00000000">
        <w:rPr>
          <w:rtl w:val="0"/>
        </w:rPr>
      </w:r>
    </w:p>
    <w:p w:rsidR="00000000" w:rsidDel="00000000" w:rsidP="00000000" w:rsidRDefault="00000000" w:rsidRPr="00000000" w14:paraId="0000009E">
      <w:pPr>
        <w:tabs>
          <w:tab w:val="left" w:leader="none" w:pos="2450"/>
        </w:tabs>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ABSTRACT:</w:t>
      </w:r>
    </w:p>
    <w:p w:rsidR="00000000" w:rsidDel="00000000" w:rsidP="00000000" w:rsidRDefault="00000000" w:rsidRPr="00000000" w14:paraId="0000009F">
      <w:pPr>
        <w:tabs>
          <w:tab w:val="left" w:leader="none" w:pos="2450"/>
        </w:tabs>
        <w:rPr>
          <w:sz w:val="24"/>
          <w:szCs w:val="24"/>
        </w:rPr>
      </w:pPr>
      <w:r w:rsidDel="00000000" w:rsidR="00000000" w:rsidRPr="00000000">
        <w:rPr>
          <w:rtl w:val="0"/>
        </w:rPr>
      </w:r>
    </w:p>
    <w:p w:rsidR="00000000" w:rsidDel="00000000" w:rsidP="00000000" w:rsidRDefault="00000000" w:rsidRPr="00000000" w14:paraId="000000A0">
      <w:pPr>
        <w:tabs>
          <w:tab w:val="left" w:leader="none" w:pos="2450"/>
        </w:tabs>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1">
      <w:pPr>
        <w:tabs>
          <w:tab w:val="left" w:leader="none" w:pos="2450"/>
        </w:tabs>
        <w:jc w:val="both"/>
        <w:rPr>
          <w:sz w:val="32"/>
          <w:szCs w:val="32"/>
        </w:rPr>
      </w:pPr>
      <w:r w:rsidDel="00000000" w:rsidR="00000000" w:rsidRPr="00000000">
        <w:rPr>
          <w:sz w:val="32"/>
          <w:szCs w:val="32"/>
          <w:rtl w:val="0"/>
        </w:rPr>
        <w:t xml:space="preserve">Waste management is a multidimensional problem that requires technology, economics, and sociocultural and political activities to go hand in hand. At present, waste problem is still prevalent. The government is in continuous search for the solution of the raising waste management problem. One of the major factor that contributes to waste management problem is the behavior of the public or the waste producers in managing their own waste. A website which proposes selling and purchasing the desired waste</w:t>
      </w:r>
    </w:p>
    <w:p w:rsidR="00000000" w:rsidDel="00000000" w:rsidP="00000000" w:rsidRDefault="00000000" w:rsidRPr="00000000" w14:paraId="000000A2">
      <w:pPr>
        <w:tabs>
          <w:tab w:val="left" w:leader="none" w:pos="2450"/>
        </w:tabs>
        <w:jc w:val="both"/>
        <w:rPr>
          <w:sz w:val="32"/>
          <w:szCs w:val="32"/>
        </w:rPr>
      </w:pPr>
      <w:r w:rsidDel="00000000" w:rsidR="00000000" w:rsidRPr="00000000">
        <w:rPr>
          <w:sz w:val="32"/>
          <w:szCs w:val="32"/>
          <w:rtl w:val="0"/>
        </w:rPr>
        <w:t xml:space="preserve">material. Design a project that will store the records properly and in organize manner using the database technology. Cost-effective web based system for the people to manage the overwhelming waste.</w:t>
      </w:r>
    </w:p>
    <w:p w:rsidR="00000000" w:rsidDel="00000000" w:rsidP="00000000" w:rsidRDefault="00000000" w:rsidRPr="00000000" w14:paraId="000000A3">
      <w:pPr>
        <w:tabs>
          <w:tab w:val="left" w:leader="none" w:pos="2450"/>
        </w:tabs>
        <w:jc w:val="both"/>
        <w:rPr>
          <w:sz w:val="32"/>
          <w:szCs w:val="32"/>
        </w:rPr>
      </w:pPr>
      <w:r w:rsidDel="00000000" w:rsidR="00000000" w:rsidRPr="00000000">
        <w:rPr>
          <w:rtl w:val="0"/>
        </w:rPr>
      </w:r>
    </w:p>
    <w:p w:rsidR="00000000" w:rsidDel="00000000" w:rsidP="00000000" w:rsidRDefault="00000000" w:rsidRPr="00000000" w14:paraId="000000A4">
      <w:pPr>
        <w:tabs>
          <w:tab w:val="left" w:leader="none" w:pos="2450"/>
        </w:tabs>
        <w:jc w:val="both"/>
        <w:rPr>
          <w:sz w:val="32"/>
          <w:szCs w:val="32"/>
        </w:rPr>
      </w:pPr>
      <w:r w:rsidDel="00000000" w:rsidR="00000000" w:rsidRPr="00000000">
        <w:rPr>
          <w:rtl w:val="0"/>
        </w:rPr>
      </w:r>
    </w:p>
    <w:p w:rsidR="00000000" w:rsidDel="00000000" w:rsidP="00000000" w:rsidRDefault="00000000" w:rsidRPr="00000000" w14:paraId="000000A5">
      <w:pPr>
        <w:tabs>
          <w:tab w:val="left" w:leader="none" w:pos="2450"/>
        </w:tabs>
        <w:jc w:val="both"/>
        <w:rPr>
          <w:sz w:val="32"/>
          <w:szCs w:val="32"/>
        </w:rPr>
      </w:pPr>
      <w:r w:rsidDel="00000000" w:rsidR="00000000" w:rsidRPr="00000000">
        <w:rPr>
          <w:sz w:val="32"/>
          <w:szCs w:val="32"/>
          <w:rtl w:val="0"/>
        </w:rPr>
        <w:t xml:space="preserve">Creating different login/sign-in channels for sellers and purchasers in dashboard for easy access. The aim of the project is to design and develop a website system that will help in encouraging communities to participate in waste recycling activities, and provides an environmentally friendly, efficient and effective waste management system. Create an interface i.e. a website which proposes selling and purchasing of the desired waste materials and design a database that will store the records in an organized manner, using python language, html, css technologies.</w:t>
      </w:r>
    </w:p>
    <w:p w:rsidR="00000000" w:rsidDel="00000000" w:rsidP="00000000" w:rsidRDefault="00000000" w:rsidRPr="00000000" w14:paraId="000000A6">
      <w:pPr>
        <w:rPr>
          <w:rFonts w:ascii="Calibri" w:cs="Calibri" w:eastAsia="Calibri" w:hAnsi="Calibri"/>
        </w:rPr>
      </w:pPr>
      <w:r w:rsidDel="00000000" w:rsidR="00000000" w:rsidRPr="00000000">
        <w:rPr>
          <w:rtl w:val="0"/>
        </w:rPr>
      </w:r>
    </w:p>
    <w:p w:rsidR="00000000" w:rsidDel="00000000" w:rsidP="00000000" w:rsidRDefault="00000000" w:rsidRPr="00000000" w14:paraId="000000A7">
      <w:pPr>
        <w:rPr>
          <w:rFonts w:ascii="Calibri" w:cs="Calibri" w:eastAsia="Calibri" w:hAnsi="Calibri"/>
        </w:rPr>
      </w:pPr>
      <w:r w:rsidDel="00000000" w:rsidR="00000000" w:rsidRPr="00000000">
        <w:rPr>
          <w:rtl w:val="0"/>
        </w:rPr>
      </w:r>
    </w:p>
    <w:p w:rsidR="00000000" w:rsidDel="00000000" w:rsidP="00000000" w:rsidRDefault="00000000" w:rsidRPr="00000000" w14:paraId="000000A8">
      <w:pPr>
        <w:rPr>
          <w:rFonts w:ascii="Calibri" w:cs="Calibri" w:eastAsia="Calibri" w:hAnsi="Calibri"/>
        </w:rPr>
      </w:pPr>
      <w:r w:rsidDel="00000000" w:rsidR="00000000" w:rsidRPr="00000000">
        <w:rPr>
          <w:rtl w:val="0"/>
        </w:rPr>
      </w:r>
    </w:p>
    <w:p w:rsidR="00000000" w:rsidDel="00000000" w:rsidP="00000000" w:rsidRDefault="00000000" w:rsidRPr="00000000" w14:paraId="000000A9">
      <w:pPr>
        <w:rPr>
          <w:rFonts w:ascii="Calibri" w:cs="Calibri" w:eastAsia="Calibri" w:hAnsi="Calibri"/>
        </w:rPr>
      </w:pPr>
      <w:r w:rsidDel="00000000" w:rsidR="00000000" w:rsidRPr="00000000">
        <w:rPr>
          <w:rtl w:val="0"/>
        </w:rPr>
      </w:r>
    </w:p>
    <w:p w:rsidR="00000000" w:rsidDel="00000000" w:rsidP="00000000" w:rsidRDefault="00000000" w:rsidRPr="00000000" w14:paraId="000000AA">
      <w:pPr>
        <w:rPr>
          <w:rFonts w:ascii="Calibri" w:cs="Calibri" w:eastAsia="Calibri" w:hAnsi="Calibri"/>
        </w:rPr>
      </w:pPr>
      <w:r w:rsidDel="00000000" w:rsidR="00000000" w:rsidRPr="00000000">
        <w:rPr>
          <w:rtl w:val="0"/>
        </w:rPr>
      </w:r>
    </w:p>
    <w:p w:rsidR="00000000" w:rsidDel="00000000" w:rsidP="00000000" w:rsidRDefault="00000000" w:rsidRPr="00000000" w14:paraId="000000AB">
      <w:pPr>
        <w:rPr>
          <w:rFonts w:ascii="Calibri" w:cs="Calibri" w:eastAsia="Calibri" w:hAnsi="Calibri"/>
        </w:rPr>
      </w:pPr>
      <w:r w:rsidDel="00000000" w:rsidR="00000000" w:rsidRPr="00000000">
        <w:rPr>
          <w:rtl w:val="0"/>
        </w:rPr>
      </w:r>
    </w:p>
    <w:p w:rsidR="00000000" w:rsidDel="00000000" w:rsidP="00000000" w:rsidRDefault="00000000" w:rsidRPr="00000000" w14:paraId="000000AC">
      <w:pPr>
        <w:rPr>
          <w:rFonts w:ascii="Calibri" w:cs="Calibri" w:eastAsia="Calibri" w:hAnsi="Calibri"/>
        </w:rPr>
      </w:pPr>
      <w:r w:rsidDel="00000000" w:rsidR="00000000" w:rsidRPr="00000000">
        <w:rPr>
          <w:rtl w:val="0"/>
        </w:rPr>
      </w:r>
    </w:p>
    <w:p w:rsidR="00000000" w:rsidDel="00000000" w:rsidP="00000000" w:rsidRDefault="00000000" w:rsidRPr="00000000" w14:paraId="000000AD">
      <w:pPr>
        <w:rPr>
          <w:rFonts w:ascii="Calibri" w:cs="Calibri" w:eastAsia="Calibri" w:hAnsi="Calibri"/>
        </w:rPr>
      </w:pPr>
      <w:r w:rsidDel="00000000" w:rsidR="00000000" w:rsidRPr="00000000">
        <w:rPr>
          <w:rtl w:val="0"/>
        </w:rPr>
      </w:r>
    </w:p>
    <w:p w:rsidR="00000000" w:rsidDel="00000000" w:rsidP="00000000" w:rsidRDefault="00000000" w:rsidRPr="00000000" w14:paraId="000000AE">
      <w:pPr>
        <w:rPr>
          <w:rFonts w:ascii="Calibri" w:cs="Calibri" w:eastAsia="Calibri" w:hAnsi="Calibri"/>
        </w:rPr>
      </w:pPr>
      <w:r w:rsidDel="00000000" w:rsidR="00000000" w:rsidRPr="00000000">
        <w:rPr>
          <w:rtl w:val="0"/>
        </w:rPr>
      </w:r>
    </w:p>
    <w:p w:rsidR="00000000" w:rsidDel="00000000" w:rsidP="00000000" w:rsidRDefault="00000000" w:rsidRPr="00000000" w14:paraId="000000AF">
      <w:pPr>
        <w:rPr>
          <w:rFonts w:ascii="Calibri" w:cs="Calibri" w:eastAsia="Calibri" w:hAnsi="Calibri"/>
        </w:rPr>
      </w:pPr>
      <w:r w:rsidDel="00000000" w:rsidR="00000000" w:rsidRPr="00000000">
        <w:rPr>
          <w:rtl w:val="0"/>
        </w:rPr>
      </w:r>
    </w:p>
    <w:p w:rsidR="00000000" w:rsidDel="00000000" w:rsidP="00000000" w:rsidRDefault="00000000" w:rsidRPr="00000000" w14:paraId="000000B0">
      <w:pPr>
        <w:rPr>
          <w:rFonts w:ascii="Calibri" w:cs="Calibri" w:eastAsia="Calibri" w:hAnsi="Calibri"/>
        </w:rPr>
      </w:pPr>
      <w:r w:rsidDel="00000000" w:rsidR="00000000" w:rsidRPr="00000000">
        <w:rPr>
          <w:rtl w:val="0"/>
        </w:rPr>
      </w:r>
    </w:p>
    <w:p w:rsidR="00000000" w:rsidDel="00000000" w:rsidP="00000000" w:rsidRDefault="00000000" w:rsidRPr="00000000" w14:paraId="000000B1">
      <w:pPr>
        <w:rPr>
          <w:rFonts w:ascii="Calibri" w:cs="Calibri" w:eastAsia="Calibri" w:hAnsi="Calibri"/>
        </w:rPr>
      </w:pPr>
      <w:r w:rsidDel="00000000" w:rsidR="00000000" w:rsidRPr="00000000">
        <w:rPr>
          <w:rtl w:val="0"/>
        </w:rPr>
      </w:r>
    </w:p>
    <w:p w:rsidR="00000000" w:rsidDel="00000000" w:rsidP="00000000" w:rsidRDefault="00000000" w:rsidRPr="00000000" w14:paraId="000000B2">
      <w:pPr>
        <w:rPr>
          <w:rFonts w:ascii="Calibri" w:cs="Calibri" w:eastAsia="Calibri" w:hAnsi="Calibri"/>
        </w:rPr>
      </w:pPr>
      <w:r w:rsidDel="00000000" w:rsidR="00000000" w:rsidRPr="00000000">
        <w:rPr>
          <w:rtl w:val="0"/>
        </w:rPr>
      </w:r>
    </w:p>
    <w:p w:rsidR="00000000" w:rsidDel="00000000" w:rsidP="00000000" w:rsidRDefault="00000000" w:rsidRPr="00000000" w14:paraId="000000B3">
      <w:pPr>
        <w:rPr>
          <w:rFonts w:ascii="Calibri" w:cs="Calibri" w:eastAsia="Calibri" w:hAnsi="Calibri"/>
        </w:rPr>
      </w:pPr>
      <w:r w:rsidDel="00000000" w:rsidR="00000000" w:rsidRPr="00000000">
        <w:rPr>
          <w:rtl w:val="0"/>
        </w:rPr>
      </w:r>
    </w:p>
    <w:p w:rsidR="00000000" w:rsidDel="00000000" w:rsidP="00000000" w:rsidRDefault="00000000" w:rsidRPr="00000000" w14:paraId="000000B4">
      <w:pPr>
        <w:rPr>
          <w:rFonts w:ascii="Calibri" w:cs="Calibri" w:eastAsia="Calibri" w:hAnsi="Calibri"/>
        </w:rPr>
      </w:pPr>
      <w:r w:rsidDel="00000000" w:rsidR="00000000" w:rsidRPr="00000000">
        <w:rPr>
          <w:rtl w:val="0"/>
        </w:rPr>
      </w:r>
    </w:p>
    <w:p w:rsidR="00000000" w:rsidDel="00000000" w:rsidP="00000000" w:rsidRDefault="00000000" w:rsidRPr="00000000" w14:paraId="000000B5">
      <w:pPr>
        <w:rPr>
          <w:rFonts w:ascii="Calibri" w:cs="Calibri" w:eastAsia="Calibri" w:hAnsi="Calibri"/>
        </w:rPr>
      </w:pPr>
      <w:r w:rsidDel="00000000" w:rsidR="00000000" w:rsidRPr="00000000">
        <w:rPr>
          <w:rtl w:val="0"/>
        </w:rPr>
      </w:r>
    </w:p>
    <w:p w:rsidR="00000000" w:rsidDel="00000000" w:rsidP="00000000" w:rsidRDefault="00000000" w:rsidRPr="00000000" w14:paraId="000000B6">
      <w:pPr>
        <w:tabs>
          <w:tab w:val="left" w:leader="none" w:pos="2450"/>
        </w:tabs>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INTRODUCTION:</w:t>
      </w:r>
    </w:p>
    <w:p w:rsidR="00000000" w:rsidDel="00000000" w:rsidP="00000000" w:rsidRDefault="00000000" w:rsidRPr="00000000" w14:paraId="000000B7">
      <w:pPr>
        <w:tabs>
          <w:tab w:val="left" w:leader="none" w:pos="2450"/>
        </w:tabs>
        <w:jc w:val="both"/>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B8">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0B9">
      <w:pPr>
        <w:tabs>
          <w:tab w:val="left" w:leader="none" w:pos="2450"/>
        </w:tabs>
        <w:jc w:val="both"/>
        <w:rPr>
          <w:rFonts w:ascii="Calibri" w:cs="Calibri" w:eastAsia="Calibri" w:hAnsi="Calibri"/>
          <w:sz w:val="32"/>
          <w:szCs w:val="32"/>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36"/>
          <w:szCs w:val="36"/>
          <w:rtl w:val="0"/>
        </w:rPr>
        <w:t xml:space="preserve"> </w:t>
      </w:r>
      <w:r w:rsidDel="00000000" w:rsidR="00000000" w:rsidRPr="00000000">
        <w:rPr>
          <w:rtl w:val="0"/>
        </w:rPr>
      </w:r>
    </w:p>
    <w:p w:rsidR="00000000" w:rsidDel="00000000" w:rsidP="00000000" w:rsidRDefault="00000000" w:rsidRPr="00000000" w14:paraId="000000BA">
      <w:pPr>
        <w:tabs>
          <w:tab w:val="left" w:leader="none" w:pos="2450"/>
        </w:tabs>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As prosperity grows, 62 million tons of garbage is generated  everyday by the 377 million people living in urban India, now the  worlds third largest garbage generator. However, its not the amount  of waste generated that’s as much of an issue as the fact that more  than 45 million tons, or 3 million trucks worth of garbage is  untreated.</w:t>
      </w:r>
    </w:p>
    <w:p w:rsidR="00000000" w:rsidDel="00000000" w:rsidP="00000000" w:rsidRDefault="00000000" w:rsidRPr="00000000" w14:paraId="000000BB">
      <w:pPr>
        <w:tabs>
          <w:tab w:val="left" w:leader="none" w:pos="2450"/>
        </w:tabs>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BC">
      <w:pPr>
        <w:tabs>
          <w:tab w:val="left" w:leader="none" w:pos="2450"/>
        </w:tabs>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Across India, existing systems for the collection, transportation and disposal of solid waste are mired in chaos. The problem is more acute in the urban areas, where rapidly growing populations generate increasingly larger quantities of solid waste that urban local bodies  are unable to manage effectively.</w:t>
      </w:r>
    </w:p>
    <w:p w:rsidR="00000000" w:rsidDel="00000000" w:rsidP="00000000" w:rsidRDefault="00000000" w:rsidRPr="00000000" w14:paraId="000000BD">
      <w:pPr>
        <w:tabs>
          <w:tab w:val="left" w:leader="none" w:pos="2450"/>
        </w:tabs>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BE">
      <w:pPr>
        <w:tabs>
          <w:tab w:val="left" w:leader="none" w:pos="2450"/>
        </w:tabs>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This problem can be solved by active interaction of the public.Our project enhances the interaction and creates an awareness  among the public about the efficient management of solid waste .This  project involves active interaction compared with regular  management system where waste is collected and isn’t recycled  efficiently.</w:t>
      </w:r>
    </w:p>
    <w:p w:rsidR="00000000" w:rsidDel="00000000" w:rsidP="00000000" w:rsidRDefault="00000000" w:rsidRPr="00000000" w14:paraId="000000BF">
      <w:pPr>
        <w:tabs>
          <w:tab w:val="left" w:leader="none" w:pos="2450"/>
        </w:tabs>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w:t>
      </w:r>
    </w:p>
    <w:p w:rsidR="00000000" w:rsidDel="00000000" w:rsidP="00000000" w:rsidRDefault="00000000" w:rsidRPr="00000000" w14:paraId="000000C0">
      <w:pPr>
        <w:tabs>
          <w:tab w:val="left" w:leader="none" w:pos="2450"/>
        </w:tabs>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Through  our project waste management process starts at the houses, waste can be categorized by the public at the ground level. The customer will separate the waste based on their recycling type  and will sell that waste, so  the complexity of managing waste will be reduced at the very first stage and with an active interaction of public.</w:t>
      </w:r>
    </w:p>
    <w:p w:rsidR="00000000" w:rsidDel="00000000" w:rsidP="00000000" w:rsidRDefault="00000000" w:rsidRPr="00000000" w14:paraId="000000C1">
      <w:pPr>
        <w:tabs>
          <w:tab w:val="left" w:leader="none" w:pos="2450"/>
        </w:tabs>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C2">
      <w:pPr>
        <w:tabs>
          <w:tab w:val="left" w:leader="none" w:pos="2450"/>
        </w:tabs>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C3">
      <w:pPr>
        <w:tabs>
          <w:tab w:val="left" w:leader="none" w:pos="2450"/>
        </w:tabs>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C4">
      <w:pPr>
        <w:tabs>
          <w:tab w:val="left" w:leader="none" w:pos="2450"/>
        </w:tabs>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0C5">
      <w:pPr>
        <w:tabs>
          <w:tab w:val="left" w:leader="none" w:pos="2450"/>
        </w:tabs>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0C6">
      <w:pPr>
        <w:tabs>
          <w:tab w:val="left" w:leader="none" w:pos="2450"/>
        </w:tabs>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0C7">
      <w:pPr>
        <w:tabs>
          <w:tab w:val="left" w:leader="none" w:pos="2450"/>
        </w:tabs>
        <w:rPr>
          <w:rFonts w:ascii="Calibri" w:cs="Calibri" w:eastAsia="Calibri" w:hAnsi="Calibri"/>
          <w:b w:val="1"/>
          <w:sz w:val="48"/>
          <w:szCs w:val="48"/>
        </w:rPr>
      </w:pPr>
      <w:r w:rsidDel="00000000" w:rsidR="00000000" w:rsidRPr="00000000">
        <w:rPr>
          <w:rFonts w:ascii="Calibri" w:cs="Calibri" w:eastAsia="Calibri" w:hAnsi="Calibri"/>
          <w:b w:val="1"/>
          <w:sz w:val="48"/>
          <w:szCs w:val="48"/>
          <w:rtl w:val="0"/>
        </w:rPr>
        <w:t xml:space="preserve">TECHNOLOGY:</w:t>
      </w:r>
    </w:p>
    <w:p w:rsidR="00000000" w:rsidDel="00000000" w:rsidP="00000000" w:rsidRDefault="00000000" w:rsidRPr="00000000" w14:paraId="000000C8">
      <w:pPr>
        <w:tabs>
          <w:tab w:val="left" w:leader="none" w:pos="2450"/>
        </w:tabs>
        <w:rPr>
          <w:rFonts w:ascii="Calibri" w:cs="Calibri" w:eastAsia="Calibri" w:hAnsi="Calibri"/>
          <w:b w:val="1"/>
          <w:sz w:val="36"/>
          <w:szCs w:val="36"/>
        </w:rPr>
      </w:pPr>
      <w:r w:rsidDel="00000000" w:rsidR="00000000" w:rsidRPr="00000000">
        <w:rPr>
          <w:rFonts w:ascii="Calibri" w:cs="Calibri" w:eastAsia="Calibri" w:hAnsi="Calibri"/>
          <w:b w:val="1"/>
          <w:sz w:val="48"/>
          <w:szCs w:val="48"/>
          <w:rtl w:val="0"/>
        </w:rPr>
        <w:t xml:space="preserve">     </w:t>
      </w:r>
      <w:r w:rsidDel="00000000" w:rsidR="00000000" w:rsidRPr="00000000">
        <w:rPr>
          <w:rtl w:val="0"/>
        </w:rPr>
      </w:r>
    </w:p>
    <w:p w:rsidR="00000000" w:rsidDel="00000000" w:rsidP="00000000" w:rsidRDefault="00000000" w:rsidRPr="00000000" w14:paraId="000000C9">
      <w:pPr>
        <w:tabs>
          <w:tab w:val="left" w:leader="none" w:pos="2450"/>
        </w:tabs>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    SOFTWARE REQURIMENTS:</w:t>
      </w:r>
    </w:p>
    <w:p w:rsidR="00000000" w:rsidDel="00000000" w:rsidP="00000000" w:rsidRDefault="00000000" w:rsidRPr="00000000" w14:paraId="000000CA">
      <w:pPr>
        <w:tabs>
          <w:tab w:val="left" w:leader="none" w:pos="2450"/>
        </w:tabs>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C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450"/>
        </w:tabs>
        <w:spacing w:after="0" w:before="6" w:line="240" w:lineRule="auto"/>
        <w:ind w:left="1529" w:right="0" w:hanging="36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HTML.</w:t>
      </w:r>
    </w:p>
    <w:p w:rsidR="00000000" w:rsidDel="00000000" w:rsidP="00000000" w:rsidRDefault="00000000" w:rsidRPr="00000000" w14:paraId="000000C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450"/>
        </w:tabs>
        <w:spacing w:after="0" w:before="6" w:line="240" w:lineRule="auto"/>
        <w:ind w:left="1529" w:right="0" w:hanging="360"/>
        <w:jc w:val="both"/>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CSS.</w:t>
      </w:r>
    </w:p>
    <w:p w:rsidR="00000000" w:rsidDel="00000000" w:rsidP="00000000" w:rsidRDefault="00000000" w:rsidRPr="00000000" w14:paraId="000000C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450"/>
        </w:tabs>
        <w:spacing w:after="0" w:before="6" w:line="240" w:lineRule="auto"/>
        <w:ind w:left="1529" w:right="0" w:hanging="360"/>
        <w:jc w:val="both"/>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JAVASCRIPT.</w:t>
      </w:r>
    </w:p>
    <w:p w:rsidR="00000000" w:rsidDel="00000000" w:rsidP="00000000" w:rsidRDefault="00000000" w:rsidRPr="00000000" w14:paraId="000000CE">
      <w:pPr>
        <w:tabs>
          <w:tab w:val="left" w:leader="none" w:pos="2450"/>
        </w:tabs>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    </w:t>
      </w:r>
    </w:p>
    <w:p w:rsidR="00000000" w:rsidDel="00000000" w:rsidP="00000000" w:rsidRDefault="00000000" w:rsidRPr="00000000" w14:paraId="000000CF">
      <w:pPr>
        <w:tabs>
          <w:tab w:val="left" w:leader="none" w:pos="2450"/>
        </w:tabs>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D0">
      <w:pPr>
        <w:tabs>
          <w:tab w:val="left" w:leader="none" w:pos="2450"/>
        </w:tabs>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    HARDWARE REQUIRMENTS:</w:t>
      </w:r>
    </w:p>
    <w:p w:rsidR="00000000" w:rsidDel="00000000" w:rsidP="00000000" w:rsidRDefault="00000000" w:rsidRPr="00000000" w14:paraId="000000D1">
      <w:pPr>
        <w:tabs>
          <w:tab w:val="left" w:leader="none" w:pos="2450"/>
        </w:tabs>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D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450"/>
        </w:tabs>
        <w:spacing w:after="0" w:before="6" w:line="240" w:lineRule="auto"/>
        <w:ind w:left="1636" w:right="0" w:hanging="36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PERSONAL COMPUTER.</w:t>
      </w:r>
    </w:p>
    <w:p w:rsidR="00000000" w:rsidDel="00000000" w:rsidP="00000000" w:rsidRDefault="00000000" w:rsidRPr="00000000" w14:paraId="000000D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450"/>
        </w:tabs>
        <w:spacing w:after="0" w:before="6" w:line="240" w:lineRule="auto"/>
        <w:ind w:left="1636" w:right="0" w:hanging="36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MOBILE.</w:t>
      </w:r>
    </w:p>
    <w:p w:rsidR="00000000" w:rsidDel="00000000" w:rsidP="00000000" w:rsidRDefault="00000000" w:rsidRPr="00000000" w14:paraId="000000D4">
      <w:pPr>
        <w:tabs>
          <w:tab w:val="left" w:leader="none" w:pos="2450"/>
        </w:tabs>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50"/>
        </w:tabs>
        <w:spacing w:after="0" w:before="6" w:line="240" w:lineRule="auto"/>
        <w:ind w:left="1529" w:right="0" w:firstLine="0"/>
        <w:jc w:val="both"/>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50"/>
        </w:tabs>
        <w:spacing w:after="0" w:before="6" w:line="240" w:lineRule="auto"/>
        <w:ind w:left="1529" w:right="0" w:firstLine="0"/>
        <w:jc w:val="both"/>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50"/>
        </w:tabs>
        <w:spacing w:after="0" w:before="6" w:line="240" w:lineRule="auto"/>
        <w:ind w:left="1529" w:right="0" w:firstLine="0"/>
        <w:jc w:val="both"/>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D8">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0D9">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0DA">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0DB">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0DC">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0DD">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0DE">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0DF">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0E0">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0E1">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0E2">
      <w:pPr>
        <w:tabs>
          <w:tab w:val="left" w:leader="none" w:pos="2450"/>
        </w:tabs>
        <w:jc w:val="center"/>
        <w:rPr/>
      </w:pPr>
      <w:r w:rsidDel="00000000" w:rsidR="00000000" w:rsidRPr="00000000">
        <w:rPr>
          <w:rtl w:val="0"/>
        </w:rPr>
      </w:r>
    </w:p>
    <w:p w:rsidR="00000000" w:rsidDel="00000000" w:rsidP="00000000" w:rsidRDefault="00000000" w:rsidRPr="00000000" w14:paraId="000000E3">
      <w:pPr>
        <w:tabs>
          <w:tab w:val="left" w:leader="none" w:pos="2450"/>
        </w:tabs>
        <w:jc w:val="center"/>
        <w:rPr/>
      </w:pPr>
      <w:r w:rsidDel="00000000" w:rsidR="00000000" w:rsidRPr="00000000">
        <w:rPr>
          <w:rtl w:val="0"/>
        </w:rPr>
      </w:r>
    </w:p>
    <w:p w:rsidR="00000000" w:rsidDel="00000000" w:rsidP="00000000" w:rsidRDefault="00000000" w:rsidRPr="00000000" w14:paraId="000000E4">
      <w:pPr>
        <w:tabs>
          <w:tab w:val="left" w:leader="none" w:pos="2450"/>
        </w:tabs>
        <w:jc w:val="center"/>
        <w:rPr/>
      </w:pPr>
      <w:r w:rsidDel="00000000" w:rsidR="00000000" w:rsidRPr="00000000">
        <w:rPr>
          <w:rtl w:val="0"/>
        </w:rPr>
      </w:r>
    </w:p>
    <w:p w:rsidR="00000000" w:rsidDel="00000000" w:rsidP="00000000" w:rsidRDefault="00000000" w:rsidRPr="00000000" w14:paraId="000000E5">
      <w:pPr>
        <w:tabs>
          <w:tab w:val="left" w:leader="none" w:pos="2450"/>
        </w:tabs>
        <w:jc w:val="center"/>
        <w:rPr/>
      </w:pPr>
      <w:r w:rsidDel="00000000" w:rsidR="00000000" w:rsidRPr="00000000">
        <w:rPr>
          <w:rtl w:val="0"/>
        </w:rPr>
      </w:r>
    </w:p>
    <w:p w:rsidR="00000000" w:rsidDel="00000000" w:rsidP="00000000" w:rsidRDefault="00000000" w:rsidRPr="00000000" w14:paraId="000000E6">
      <w:pPr>
        <w:tabs>
          <w:tab w:val="left" w:leader="none" w:pos="2450"/>
        </w:tabs>
        <w:jc w:val="center"/>
        <w:rPr/>
      </w:pPr>
      <w:r w:rsidDel="00000000" w:rsidR="00000000" w:rsidRPr="00000000">
        <w:rPr>
          <w:rtl w:val="0"/>
        </w:rPr>
      </w:r>
    </w:p>
    <w:p w:rsidR="00000000" w:rsidDel="00000000" w:rsidP="00000000" w:rsidRDefault="00000000" w:rsidRPr="00000000" w14:paraId="000000E7">
      <w:pPr>
        <w:tabs>
          <w:tab w:val="left" w:leader="none" w:pos="2450"/>
        </w:tabs>
        <w:jc w:val="center"/>
        <w:rPr/>
      </w:pPr>
      <w:r w:rsidDel="00000000" w:rsidR="00000000" w:rsidRPr="00000000">
        <w:rPr>
          <w:rtl w:val="0"/>
        </w:rPr>
      </w:r>
    </w:p>
    <w:p w:rsidR="00000000" w:rsidDel="00000000" w:rsidP="00000000" w:rsidRDefault="00000000" w:rsidRPr="00000000" w14:paraId="000000E8">
      <w:pPr>
        <w:tabs>
          <w:tab w:val="left" w:leader="none" w:pos="2450"/>
        </w:tabs>
        <w:jc w:val="center"/>
        <w:rPr/>
      </w:pPr>
      <w:r w:rsidDel="00000000" w:rsidR="00000000" w:rsidRPr="00000000">
        <w:rPr>
          <w:rtl w:val="0"/>
        </w:rPr>
      </w:r>
    </w:p>
    <w:p w:rsidR="00000000" w:rsidDel="00000000" w:rsidP="00000000" w:rsidRDefault="00000000" w:rsidRPr="00000000" w14:paraId="000000E9">
      <w:pPr>
        <w:tabs>
          <w:tab w:val="left" w:leader="none" w:pos="2450"/>
        </w:tabs>
        <w:jc w:val="center"/>
        <w:rPr/>
      </w:pPr>
      <w:r w:rsidDel="00000000" w:rsidR="00000000" w:rsidRPr="00000000">
        <w:rPr>
          <w:rtl w:val="0"/>
        </w:rPr>
      </w:r>
    </w:p>
    <w:p w:rsidR="00000000" w:rsidDel="00000000" w:rsidP="00000000" w:rsidRDefault="00000000" w:rsidRPr="00000000" w14:paraId="000000EA">
      <w:pPr>
        <w:tabs>
          <w:tab w:val="left" w:leader="none" w:pos="2450"/>
        </w:tabs>
        <w:jc w:val="center"/>
        <w:rPr/>
      </w:pPr>
      <w:r w:rsidDel="00000000" w:rsidR="00000000" w:rsidRPr="00000000">
        <w:rPr>
          <w:rtl w:val="0"/>
        </w:rPr>
      </w:r>
    </w:p>
    <w:p w:rsidR="00000000" w:rsidDel="00000000" w:rsidP="00000000" w:rsidRDefault="00000000" w:rsidRPr="00000000" w14:paraId="000000EB">
      <w:pPr>
        <w:tabs>
          <w:tab w:val="left" w:leader="none" w:pos="2450"/>
        </w:tabs>
        <w:jc w:val="center"/>
        <w:rPr/>
      </w:pPr>
      <w:r w:rsidDel="00000000" w:rsidR="00000000" w:rsidRPr="00000000">
        <w:rPr>
          <w:rtl w:val="0"/>
        </w:rPr>
      </w:r>
    </w:p>
    <w:p w:rsidR="00000000" w:rsidDel="00000000" w:rsidP="00000000" w:rsidRDefault="00000000" w:rsidRPr="00000000" w14:paraId="000000EC">
      <w:pPr>
        <w:tabs>
          <w:tab w:val="left" w:leader="none" w:pos="2450"/>
        </w:tabs>
        <w:jc w:val="center"/>
        <w:rPr/>
      </w:pPr>
      <w:r w:rsidDel="00000000" w:rsidR="00000000" w:rsidRPr="00000000">
        <w:rPr>
          <w:rtl w:val="0"/>
        </w:rPr>
      </w:r>
    </w:p>
    <w:p w:rsidR="00000000" w:rsidDel="00000000" w:rsidP="00000000" w:rsidRDefault="00000000" w:rsidRPr="00000000" w14:paraId="000000ED">
      <w:pPr>
        <w:tabs>
          <w:tab w:val="left" w:leader="none" w:pos="2450"/>
        </w:tabs>
        <w:jc w:val="center"/>
        <w:rPr/>
      </w:pPr>
      <w:r w:rsidDel="00000000" w:rsidR="00000000" w:rsidRPr="00000000">
        <w:rPr>
          <w:rtl w:val="0"/>
        </w:rPr>
      </w:r>
    </w:p>
    <w:p w:rsidR="00000000" w:rsidDel="00000000" w:rsidP="00000000" w:rsidRDefault="00000000" w:rsidRPr="00000000" w14:paraId="000000EE">
      <w:pPr>
        <w:tabs>
          <w:tab w:val="left" w:leader="none" w:pos="2450"/>
        </w:tabs>
        <w:jc w:val="center"/>
        <w:rPr/>
      </w:pPr>
      <w:r w:rsidDel="00000000" w:rsidR="00000000" w:rsidRPr="00000000">
        <w:rPr>
          <w:rtl w:val="0"/>
        </w:rPr>
      </w:r>
    </w:p>
    <w:p w:rsidR="00000000" w:rsidDel="00000000" w:rsidP="00000000" w:rsidRDefault="00000000" w:rsidRPr="00000000" w14:paraId="000000EF">
      <w:pPr>
        <w:tabs>
          <w:tab w:val="left" w:leader="none" w:pos="2450"/>
        </w:tabs>
        <w:rPr/>
      </w:pPr>
      <w:r w:rsidDel="00000000" w:rsidR="00000000" w:rsidRPr="00000000">
        <w:rPr>
          <w:rtl w:val="0"/>
        </w:rPr>
      </w:r>
    </w:p>
    <w:p w:rsidR="00000000" w:rsidDel="00000000" w:rsidP="00000000" w:rsidRDefault="00000000" w:rsidRPr="00000000" w14:paraId="000000F0">
      <w:pPr>
        <w:tabs>
          <w:tab w:val="left" w:leader="none" w:pos="2450"/>
        </w:tabs>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DESIGN:</w:t>
      </w:r>
      <w:r w:rsidDel="00000000" w:rsidR="00000000" w:rsidRPr="00000000">
        <w:rPr>
          <w:rFonts w:ascii="Calibri" w:cs="Calibri" w:eastAsia="Calibri" w:hAnsi="Calibri"/>
          <w:b w:val="1"/>
          <w:sz w:val="40"/>
          <w:szCs w:val="40"/>
        </w:rPr>
        <w:drawing>
          <wp:inline distB="0" distT="0" distL="0" distR="0">
            <wp:extent cx="6149571" cy="6877854"/>
            <wp:effectExtent b="0" l="0" r="0" t="0"/>
            <wp:docPr descr="Diagram&#10;&#10;Description automatically generated" id="35" name="image6.png"/>
            <a:graphic>
              <a:graphicData uri="http://schemas.openxmlformats.org/drawingml/2006/picture">
                <pic:pic>
                  <pic:nvPicPr>
                    <pic:cNvPr descr="Diagram&#10;&#10;Description automatically generated" id="0" name="image6.png"/>
                    <pic:cNvPicPr preferRelativeResize="0"/>
                  </pic:nvPicPr>
                  <pic:blipFill>
                    <a:blip r:embed="rId9"/>
                    <a:srcRect b="0" l="0" r="0" t="0"/>
                    <a:stretch>
                      <a:fillRect/>
                    </a:stretch>
                  </pic:blipFill>
                  <pic:spPr>
                    <a:xfrm>
                      <a:off x="0" y="0"/>
                      <a:ext cx="6149571" cy="6877854"/>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tabs>
          <w:tab w:val="left" w:leader="none" w:pos="2450"/>
        </w:tabs>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F2">
      <w:pPr>
        <w:tabs>
          <w:tab w:val="left" w:leader="none" w:pos="2450"/>
        </w:tabs>
        <w:jc w:val="center"/>
        <w:rPr/>
      </w:pPr>
      <w:r w:rsidDel="00000000" w:rsidR="00000000" w:rsidRPr="00000000">
        <w:rPr>
          <w:rtl w:val="0"/>
        </w:rPr>
      </w:r>
    </w:p>
    <w:p w:rsidR="00000000" w:rsidDel="00000000" w:rsidP="00000000" w:rsidRDefault="00000000" w:rsidRPr="00000000" w14:paraId="000000F3">
      <w:pPr>
        <w:tabs>
          <w:tab w:val="left" w:leader="none" w:pos="2450"/>
        </w:tabs>
        <w:jc w:val="center"/>
        <w:rPr/>
      </w:pPr>
      <w:r w:rsidDel="00000000" w:rsidR="00000000" w:rsidRPr="00000000">
        <w:rPr>
          <w:rtl w:val="0"/>
        </w:rPr>
      </w:r>
    </w:p>
    <w:p w:rsidR="00000000" w:rsidDel="00000000" w:rsidP="00000000" w:rsidRDefault="00000000" w:rsidRPr="00000000" w14:paraId="000000F4">
      <w:pPr>
        <w:tabs>
          <w:tab w:val="left" w:leader="none" w:pos="2450"/>
        </w:tabs>
        <w:jc w:val="center"/>
        <w:rPr/>
      </w:pPr>
      <w:r w:rsidDel="00000000" w:rsidR="00000000" w:rsidRPr="00000000">
        <w:rPr>
          <w:rtl w:val="0"/>
        </w:rPr>
      </w:r>
    </w:p>
    <w:p w:rsidR="00000000" w:rsidDel="00000000" w:rsidP="00000000" w:rsidRDefault="00000000" w:rsidRPr="00000000" w14:paraId="000000F5">
      <w:pPr>
        <w:tabs>
          <w:tab w:val="left" w:leader="none" w:pos="2450"/>
        </w:tabs>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USECASE DIGRAM:</w:t>
      </w:r>
    </w:p>
    <w:p w:rsidR="00000000" w:rsidDel="00000000" w:rsidP="00000000" w:rsidRDefault="00000000" w:rsidRPr="00000000" w14:paraId="000000F6">
      <w:pPr>
        <w:tabs>
          <w:tab w:val="left" w:leader="none" w:pos="2450"/>
        </w:tabs>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F7">
      <w:pPr>
        <w:tabs>
          <w:tab w:val="left" w:leader="none" w:pos="2450"/>
        </w:tabs>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F8">
      <w:pPr>
        <w:tabs>
          <w:tab w:val="left" w:leader="none" w:pos="2450"/>
        </w:tabs>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F9">
      <w:pPr>
        <w:tabs>
          <w:tab w:val="left" w:leader="none" w:pos="2450"/>
        </w:tabs>
        <w:rPr>
          <w:rFonts w:ascii="Calibri" w:cs="Calibri" w:eastAsia="Calibri" w:hAnsi="Calibri"/>
          <w:b w:val="1"/>
          <w:sz w:val="40"/>
          <w:szCs w:val="40"/>
        </w:rPr>
      </w:pPr>
      <w:r w:rsidDel="00000000" w:rsidR="00000000" w:rsidRPr="00000000">
        <w:rPr>
          <w:rFonts w:ascii="Calibri" w:cs="Calibri" w:eastAsia="Calibri" w:hAnsi="Calibri"/>
          <w:b w:val="1"/>
          <w:sz w:val="40"/>
          <w:szCs w:val="40"/>
        </w:rPr>
        <w:drawing>
          <wp:inline distB="0" distT="0" distL="0" distR="0">
            <wp:extent cx="6238759" cy="3935150"/>
            <wp:effectExtent b="0" l="0" r="0" t="0"/>
            <wp:docPr descr="Diagram&#10;&#10;Description automatically generated" id="37" name="image3.png"/>
            <a:graphic>
              <a:graphicData uri="http://schemas.openxmlformats.org/drawingml/2006/picture">
                <pic:pic>
                  <pic:nvPicPr>
                    <pic:cNvPr descr="Diagram&#10;&#10;Description automatically generated" id="0" name="image3.png"/>
                    <pic:cNvPicPr preferRelativeResize="0"/>
                  </pic:nvPicPr>
                  <pic:blipFill>
                    <a:blip r:embed="rId10"/>
                    <a:srcRect b="0" l="0" r="0" t="0"/>
                    <a:stretch>
                      <a:fillRect/>
                    </a:stretch>
                  </pic:blipFill>
                  <pic:spPr>
                    <a:xfrm>
                      <a:off x="0" y="0"/>
                      <a:ext cx="6238759" cy="393515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tabs>
          <w:tab w:val="left" w:leader="none" w:pos="2450"/>
        </w:tabs>
        <w:jc w:val="center"/>
        <w:rPr/>
      </w:pPr>
      <w:r w:rsidDel="00000000" w:rsidR="00000000" w:rsidRPr="00000000">
        <w:rPr>
          <w:rtl w:val="0"/>
        </w:rPr>
      </w:r>
    </w:p>
    <w:p w:rsidR="00000000" w:rsidDel="00000000" w:rsidP="00000000" w:rsidRDefault="00000000" w:rsidRPr="00000000" w14:paraId="000000FB">
      <w:pPr>
        <w:tabs>
          <w:tab w:val="left" w:leader="none" w:pos="2450"/>
        </w:tabs>
        <w:rPr/>
      </w:pPr>
      <w:r w:rsidDel="00000000" w:rsidR="00000000" w:rsidRPr="00000000">
        <w:rPr>
          <w:rtl w:val="0"/>
        </w:rPr>
      </w:r>
    </w:p>
    <w:p w:rsidR="00000000" w:rsidDel="00000000" w:rsidP="00000000" w:rsidRDefault="00000000" w:rsidRPr="00000000" w14:paraId="000000FC">
      <w:pPr>
        <w:tabs>
          <w:tab w:val="left" w:leader="none" w:pos="2450"/>
        </w:tabs>
        <w:rPr/>
      </w:pPr>
      <w:r w:rsidDel="00000000" w:rsidR="00000000" w:rsidRPr="00000000">
        <w:rPr>
          <w:rtl w:val="0"/>
        </w:rPr>
      </w:r>
    </w:p>
    <w:p w:rsidR="00000000" w:rsidDel="00000000" w:rsidP="00000000" w:rsidRDefault="00000000" w:rsidRPr="00000000" w14:paraId="000000FD">
      <w:pPr>
        <w:tabs>
          <w:tab w:val="left" w:leader="none" w:pos="2450"/>
        </w:tabs>
        <w:rPr/>
      </w:pPr>
      <w:r w:rsidDel="00000000" w:rsidR="00000000" w:rsidRPr="00000000">
        <w:rPr>
          <w:rtl w:val="0"/>
        </w:rPr>
      </w:r>
    </w:p>
    <w:p w:rsidR="00000000" w:rsidDel="00000000" w:rsidP="00000000" w:rsidRDefault="00000000" w:rsidRPr="00000000" w14:paraId="000000FE">
      <w:pPr>
        <w:tabs>
          <w:tab w:val="left" w:leader="none" w:pos="2450"/>
        </w:tabs>
        <w:rPr/>
      </w:pPr>
      <w:r w:rsidDel="00000000" w:rsidR="00000000" w:rsidRPr="00000000">
        <w:rPr>
          <w:rtl w:val="0"/>
        </w:rPr>
      </w:r>
    </w:p>
    <w:p w:rsidR="00000000" w:rsidDel="00000000" w:rsidP="00000000" w:rsidRDefault="00000000" w:rsidRPr="00000000" w14:paraId="000000FF">
      <w:pPr>
        <w:tabs>
          <w:tab w:val="left" w:leader="none" w:pos="2450"/>
        </w:tabs>
        <w:rPr/>
      </w:pPr>
      <w:r w:rsidDel="00000000" w:rsidR="00000000" w:rsidRPr="00000000">
        <w:rPr>
          <w:rtl w:val="0"/>
        </w:rPr>
      </w:r>
    </w:p>
    <w:p w:rsidR="00000000" w:rsidDel="00000000" w:rsidP="00000000" w:rsidRDefault="00000000" w:rsidRPr="00000000" w14:paraId="00000100">
      <w:pPr>
        <w:tabs>
          <w:tab w:val="left" w:leader="none" w:pos="2450"/>
        </w:tabs>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USECASE DESCRIPTION:</w:t>
      </w:r>
    </w:p>
    <w:p w:rsidR="00000000" w:rsidDel="00000000" w:rsidP="00000000" w:rsidRDefault="00000000" w:rsidRPr="00000000" w14:paraId="00000101">
      <w:pPr>
        <w:tabs>
          <w:tab w:val="left" w:leader="none" w:pos="2450"/>
        </w:tabs>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2">
      <w:pPr>
        <w:tabs>
          <w:tab w:val="left" w:leader="none" w:pos="2450"/>
        </w:tabs>
        <w:rPr>
          <w:rFonts w:ascii="Calibri" w:cs="Calibri" w:eastAsia="Calibri" w:hAnsi="Calibri"/>
          <w:b w:val="1"/>
          <w:sz w:val="28"/>
          <w:szCs w:val="28"/>
        </w:rPr>
      </w:pPr>
      <w:r w:rsidDel="00000000" w:rsidR="00000000" w:rsidRPr="00000000">
        <w:rPr>
          <w:rFonts w:ascii="Daytona" w:cs="Daytona" w:eastAsia="Daytona" w:hAnsi="Daytona"/>
          <w:b w:val="1"/>
          <w:sz w:val="28"/>
          <w:szCs w:val="28"/>
          <w:rtl w:val="0"/>
        </w:rPr>
        <w:t xml:space="preserve">Actor:</w:t>
      </w:r>
      <w:r w:rsidDel="00000000" w:rsidR="00000000" w:rsidRPr="00000000">
        <w:rPr>
          <w:rFonts w:ascii="Calibri" w:cs="Calibri" w:eastAsia="Calibri" w:hAnsi="Calibri"/>
          <w:b w:val="1"/>
          <w:sz w:val="28"/>
          <w:szCs w:val="28"/>
          <w:rtl w:val="0"/>
        </w:rPr>
        <w:t xml:space="preserve"> Admin and User.</w:t>
      </w:r>
    </w:p>
    <w:p w:rsidR="00000000" w:rsidDel="00000000" w:rsidP="00000000" w:rsidRDefault="00000000" w:rsidRPr="00000000" w14:paraId="00000103">
      <w:pPr>
        <w:tabs>
          <w:tab w:val="left" w:leader="none" w:pos="2450"/>
        </w:tabs>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4">
      <w:pPr>
        <w:tabs>
          <w:tab w:val="left" w:leader="none" w:pos="2450"/>
        </w:tabs>
        <w:rPr>
          <w:rFonts w:ascii="Calibri" w:cs="Calibri" w:eastAsia="Calibri" w:hAnsi="Calibri"/>
          <w:b w:val="1"/>
          <w:sz w:val="28"/>
          <w:szCs w:val="28"/>
        </w:rPr>
      </w:pPr>
      <w:r w:rsidDel="00000000" w:rsidR="00000000" w:rsidRPr="00000000">
        <w:rPr>
          <w:rFonts w:ascii="Daytona" w:cs="Daytona" w:eastAsia="Daytona" w:hAnsi="Daytona"/>
          <w:b w:val="1"/>
          <w:sz w:val="28"/>
          <w:szCs w:val="28"/>
          <w:rtl w:val="0"/>
        </w:rPr>
        <w:t xml:space="preserve">Description:</w:t>
      </w:r>
      <w:r w:rsidDel="00000000" w:rsidR="00000000" w:rsidRPr="00000000">
        <w:rPr>
          <w:rFonts w:ascii="Calibri" w:cs="Calibri" w:eastAsia="Calibri" w:hAnsi="Calibri"/>
          <w:b w:val="1"/>
          <w:sz w:val="28"/>
          <w:szCs w:val="28"/>
          <w:rtl w:val="0"/>
        </w:rPr>
        <w:t xml:space="preserve"> This feature creates an interface  between the buyer and seller. This enhances the interaction and also breaks down the complexity levels in managing the waste. </w:t>
      </w:r>
    </w:p>
    <w:p w:rsidR="00000000" w:rsidDel="00000000" w:rsidP="00000000" w:rsidRDefault="00000000" w:rsidRPr="00000000" w14:paraId="00000105">
      <w:pPr>
        <w:tabs>
          <w:tab w:val="left" w:leader="none" w:pos="2450"/>
        </w:tabs>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6">
      <w:pPr>
        <w:tabs>
          <w:tab w:val="left" w:leader="none" w:pos="2450"/>
        </w:tabs>
        <w:rPr>
          <w:rFonts w:ascii="Calibri" w:cs="Calibri" w:eastAsia="Calibri" w:hAnsi="Calibri"/>
          <w:b w:val="1"/>
          <w:sz w:val="28"/>
          <w:szCs w:val="28"/>
        </w:rPr>
      </w:pPr>
      <w:r w:rsidDel="00000000" w:rsidR="00000000" w:rsidRPr="00000000">
        <w:rPr>
          <w:rFonts w:ascii="Daytona" w:cs="Daytona" w:eastAsia="Daytona" w:hAnsi="Daytona"/>
          <w:b w:val="1"/>
          <w:sz w:val="28"/>
          <w:szCs w:val="28"/>
          <w:rtl w:val="0"/>
        </w:rPr>
        <w:t xml:space="preserve">Pre-conditions:</w:t>
      </w:r>
      <w:r w:rsidDel="00000000" w:rsidR="00000000" w:rsidRPr="00000000">
        <w:rPr>
          <w:rFonts w:ascii="Calibri" w:cs="Calibri" w:eastAsia="Calibri" w:hAnsi="Calibri"/>
          <w:b w:val="1"/>
          <w:sz w:val="28"/>
          <w:szCs w:val="28"/>
          <w:rtl w:val="0"/>
        </w:rPr>
        <w:t xml:space="preserve"> Buyer and sellers need to create their individual Logins.</w:t>
      </w:r>
    </w:p>
    <w:p w:rsidR="00000000" w:rsidDel="00000000" w:rsidP="00000000" w:rsidRDefault="00000000" w:rsidRPr="00000000" w14:paraId="00000107">
      <w:pPr>
        <w:tabs>
          <w:tab w:val="left" w:leader="none" w:pos="2450"/>
        </w:tabs>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8">
      <w:pPr>
        <w:tabs>
          <w:tab w:val="left" w:leader="none" w:pos="2450"/>
        </w:tabs>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109">
      <w:pPr>
        <w:tabs>
          <w:tab w:val="left" w:leader="none" w:pos="2450"/>
        </w:tabs>
        <w:rPr>
          <w:rFonts w:ascii="Calibri" w:cs="Calibri" w:eastAsia="Calibri" w:hAnsi="Calibri"/>
        </w:rPr>
      </w:pPr>
      <w:r w:rsidDel="00000000" w:rsidR="00000000" w:rsidRPr="00000000">
        <w:rPr>
          <w:rFonts w:ascii="Calibri" w:cs="Calibri" w:eastAsia="Calibri" w:hAnsi="Calibri"/>
          <w:b w:val="1"/>
          <w:sz w:val="40"/>
          <w:szCs w:val="40"/>
          <w:rtl w:val="0"/>
        </w:rPr>
        <w:t xml:space="preserve">IMPLEMENTATION:</w:t>
      </w:r>
      <w:r w:rsidDel="00000000" w:rsidR="00000000" w:rsidRPr="00000000">
        <w:rPr>
          <w:rtl w:val="0"/>
        </w:rPr>
      </w:r>
    </w:p>
    <w:p w:rsidR="00000000" w:rsidDel="00000000" w:rsidP="00000000" w:rsidRDefault="00000000" w:rsidRPr="00000000" w14:paraId="0000010A">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10B">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10C">
      <w:pPr>
        <w:tabs>
          <w:tab w:val="left" w:leader="none" w:pos="2450"/>
        </w:tabs>
        <w:rPr>
          <w:rFonts w:ascii="Calibri" w:cs="Calibri" w:eastAsia="Calibri" w:hAnsi="Calibri"/>
          <w:b w:val="1"/>
          <w:sz w:val="28"/>
          <w:szCs w:val="28"/>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sz w:val="28"/>
          <w:szCs w:val="28"/>
          <w:rtl w:val="0"/>
        </w:rPr>
        <w:t xml:space="preserve">WASTE DISPOSAL:</w:t>
      </w:r>
    </w:p>
    <w:p w:rsidR="00000000" w:rsidDel="00000000" w:rsidP="00000000" w:rsidRDefault="00000000" w:rsidRPr="00000000" w14:paraId="0000010D">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10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450"/>
        </w:tabs>
        <w:spacing w:after="0" w:before="6" w:line="24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First waste generator has to  create their profile, after creating the profile they  should login</w:t>
      </w:r>
    </w:p>
    <w:p w:rsidR="00000000" w:rsidDel="00000000" w:rsidP="00000000" w:rsidRDefault="00000000" w:rsidRPr="00000000" w14:paraId="0000010F">
      <w:pPr>
        <w:tabs>
          <w:tab w:val="left" w:leader="none" w:pos="2450"/>
        </w:tabs>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into their profile.</w:t>
      </w:r>
    </w:p>
    <w:p w:rsidR="00000000" w:rsidDel="00000000" w:rsidP="00000000" w:rsidRDefault="00000000" w:rsidRPr="00000000" w14:paraId="00000110">
      <w:pPr>
        <w:tabs>
          <w:tab w:val="left" w:leader="none" w:pos="2450"/>
        </w:tabs>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11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450"/>
        </w:tabs>
        <w:spacing w:after="0" w:before="6" w:line="24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After that the user have to select the disposal  tab an fill the form to dispose the waste.</w:t>
      </w:r>
    </w:p>
    <w:p w:rsidR="00000000" w:rsidDel="00000000" w:rsidP="00000000" w:rsidRDefault="00000000" w:rsidRPr="00000000" w14:paraId="00000112">
      <w:pPr>
        <w:tabs>
          <w:tab w:val="left" w:leader="none" w:pos="2450"/>
        </w:tabs>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50"/>
        </w:tabs>
        <w:spacing w:after="0" w:before="6"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50"/>
        </w:tabs>
        <w:spacing w:after="0" w:before="6"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50"/>
        </w:tabs>
        <w:spacing w:after="0" w:before="6"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6">
      <w:pPr>
        <w:tabs>
          <w:tab w:val="left" w:leader="none" w:pos="2450"/>
        </w:tabs>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WASTE RECYCLE:</w:t>
      </w:r>
    </w:p>
    <w:p w:rsidR="00000000" w:rsidDel="00000000" w:rsidP="00000000" w:rsidRDefault="00000000" w:rsidRPr="00000000" w14:paraId="00000117">
      <w:pPr>
        <w:tabs>
          <w:tab w:val="left" w:leader="none" w:pos="2450"/>
        </w:tabs>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1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450"/>
        </w:tabs>
        <w:spacing w:after="0" w:before="6" w:line="240" w:lineRule="auto"/>
        <w:ind w:left="76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client  first needs to register in the  site . After the registration one can login into the site using their own profile.</w:t>
      </w:r>
    </w:p>
    <w:p w:rsidR="00000000" w:rsidDel="00000000" w:rsidP="00000000" w:rsidRDefault="00000000" w:rsidRPr="00000000" w14:paraId="00000119">
      <w:pPr>
        <w:tabs>
          <w:tab w:val="left" w:leader="none" w:pos="2450"/>
        </w:tabs>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1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450"/>
        </w:tabs>
        <w:spacing w:after="0" w:before="6" w:line="240" w:lineRule="auto"/>
        <w:ind w:left="76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After logging in the user can see the available waste and can select what kind he wants to purchase and for purchasing he needs to fill  all the options.</w:t>
      </w:r>
    </w:p>
    <w:p w:rsidR="00000000" w:rsidDel="00000000" w:rsidP="00000000" w:rsidRDefault="00000000" w:rsidRPr="00000000" w14:paraId="0000011B">
      <w:pPr>
        <w:tabs>
          <w:tab w:val="left" w:leader="none" w:pos="2450"/>
        </w:tabs>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11C">
      <w:pPr>
        <w:tabs>
          <w:tab w:val="left" w:leader="none" w:pos="2450"/>
        </w:tabs>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11D">
      <w:pPr>
        <w:tabs>
          <w:tab w:val="left" w:leader="none" w:pos="2450"/>
        </w:tabs>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11E">
      <w:pPr>
        <w:tabs>
          <w:tab w:val="left" w:leader="none" w:pos="2450"/>
        </w:tabs>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11F">
      <w:pPr>
        <w:tabs>
          <w:tab w:val="left" w:leader="none" w:pos="2450"/>
        </w:tabs>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120">
      <w:pPr>
        <w:tabs>
          <w:tab w:val="left" w:leader="none" w:pos="2450"/>
        </w:tabs>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121">
      <w:pPr>
        <w:tabs>
          <w:tab w:val="left" w:leader="none" w:pos="2450"/>
        </w:tabs>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122">
      <w:pPr>
        <w:tabs>
          <w:tab w:val="left" w:leader="none" w:pos="2450"/>
        </w:tabs>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123">
      <w:pPr>
        <w:tabs>
          <w:tab w:val="left" w:leader="none" w:pos="2450"/>
        </w:tabs>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124">
      <w:pPr>
        <w:tabs>
          <w:tab w:val="left" w:leader="none" w:pos="2450"/>
        </w:tabs>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125">
      <w:pPr>
        <w:tabs>
          <w:tab w:val="left" w:leader="none" w:pos="2450"/>
        </w:tabs>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126">
      <w:pPr>
        <w:tabs>
          <w:tab w:val="left" w:leader="none" w:pos="2450"/>
        </w:tabs>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127">
      <w:pPr>
        <w:tabs>
          <w:tab w:val="left" w:leader="none" w:pos="2450"/>
        </w:tabs>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MODULE-WISE CODE:</w:t>
      </w:r>
    </w:p>
    <w:p w:rsidR="00000000" w:rsidDel="00000000" w:rsidP="00000000" w:rsidRDefault="00000000" w:rsidRPr="00000000" w14:paraId="00000128">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29">
      <w:pPr>
        <w:tabs>
          <w:tab w:val="left" w:leader="none" w:pos="2450"/>
        </w:tabs>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HOME PAGE:</w:t>
      </w:r>
    </w:p>
    <w:p w:rsidR="00000000" w:rsidDel="00000000" w:rsidP="00000000" w:rsidRDefault="00000000" w:rsidRPr="00000000" w14:paraId="0000012A">
      <w:pPr>
        <w:tabs>
          <w:tab w:val="left" w:leader="none" w:pos="2450"/>
        </w:tabs>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//home.html</w:t>
      </w:r>
    </w:p>
    <w:p w:rsidR="00000000" w:rsidDel="00000000" w:rsidP="00000000" w:rsidRDefault="00000000" w:rsidRPr="00000000" w14:paraId="0000012B">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12C">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&lt;home &gt;</w:t>
      </w:r>
    </w:p>
    <w:p w:rsidR="00000000" w:rsidDel="00000000" w:rsidP="00000000" w:rsidRDefault="00000000" w:rsidRPr="00000000" w14:paraId="0000012D">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&lt;link rel="stylesheet" href="home.css"&gt;</w:t>
      </w:r>
    </w:p>
    <w:p w:rsidR="00000000" w:rsidDel="00000000" w:rsidP="00000000" w:rsidRDefault="00000000" w:rsidRPr="00000000" w14:paraId="0000012E">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&lt;h1 id="head"&gt;SMART WASTE MANGEMENT&lt;/h1&gt;</w:t>
      </w:r>
    </w:p>
    <w:p w:rsidR="00000000" w:rsidDel="00000000" w:rsidP="00000000" w:rsidRDefault="00000000" w:rsidRPr="00000000" w14:paraId="0000012F">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&lt;img src="https://i.pinimg.com/originals/e1/e2/4f/e1e24f24228256f020f1b8fd0706edb8.gif" id='selector'/&gt;</w:t>
      </w:r>
    </w:p>
    <w:p w:rsidR="00000000" w:rsidDel="00000000" w:rsidP="00000000" w:rsidRDefault="00000000" w:rsidRPr="00000000" w14:paraId="00000130">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&lt;button onclick="document.location='idex.html'" display:inline id='size'&gt;LOGIN&lt;/button&gt;</w:t>
      </w:r>
    </w:p>
    <w:p w:rsidR="00000000" w:rsidDel="00000000" w:rsidP="00000000" w:rsidRDefault="00000000" w:rsidRPr="00000000" w14:paraId="00000131">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&lt;/home&gt;</w:t>
      </w:r>
    </w:p>
    <w:p w:rsidR="00000000" w:rsidDel="00000000" w:rsidP="00000000" w:rsidRDefault="00000000" w:rsidRPr="00000000" w14:paraId="00000132">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133">
      <w:pPr>
        <w:tabs>
          <w:tab w:val="left" w:leader="none" w:pos="2450"/>
        </w:tabs>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//home.css</w:t>
      </w:r>
    </w:p>
    <w:p w:rsidR="00000000" w:rsidDel="00000000" w:rsidP="00000000" w:rsidRDefault="00000000" w:rsidRPr="00000000" w14:paraId="00000134">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135">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#head</w:t>
      </w:r>
    </w:p>
    <w:p w:rsidR="00000000" w:rsidDel="00000000" w:rsidP="00000000" w:rsidRDefault="00000000" w:rsidRPr="00000000" w14:paraId="00000136">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37">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position:absolute;</w:t>
      </w:r>
    </w:p>
    <w:p w:rsidR="00000000" w:rsidDel="00000000" w:rsidP="00000000" w:rsidRDefault="00000000" w:rsidRPr="00000000" w14:paraId="00000138">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top:10%;</w:t>
      </w:r>
    </w:p>
    <w:p w:rsidR="00000000" w:rsidDel="00000000" w:rsidP="00000000" w:rsidRDefault="00000000" w:rsidRPr="00000000" w14:paraId="00000139">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width: 100%;</w:t>
      </w:r>
    </w:p>
    <w:p w:rsidR="00000000" w:rsidDel="00000000" w:rsidP="00000000" w:rsidRDefault="00000000" w:rsidRPr="00000000" w14:paraId="0000013A">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max-width: 1500px;</w:t>
      </w:r>
    </w:p>
    <w:p w:rsidR="00000000" w:rsidDel="00000000" w:rsidP="00000000" w:rsidRDefault="00000000" w:rsidRPr="00000000" w14:paraId="0000013B">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text-align: center;</w:t>
      </w:r>
    </w:p>
    <w:p w:rsidR="00000000" w:rsidDel="00000000" w:rsidP="00000000" w:rsidRDefault="00000000" w:rsidRPr="00000000" w14:paraId="0000013C">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color:black;</w:t>
      </w:r>
    </w:p>
    <w:p w:rsidR="00000000" w:rsidDel="00000000" w:rsidP="00000000" w:rsidRDefault="00000000" w:rsidRPr="00000000" w14:paraId="0000013D">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font-size: 75px;</w:t>
      </w:r>
    </w:p>
    <w:p w:rsidR="00000000" w:rsidDel="00000000" w:rsidP="00000000" w:rsidRDefault="00000000" w:rsidRPr="00000000" w14:paraId="0000013E">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font-weight: 50px;</w:t>
      </w:r>
    </w:p>
    <w:p w:rsidR="00000000" w:rsidDel="00000000" w:rsidP="00000000" w:rsidRDefault="00000000" w:rsidRPr="00000000" w14:paraId="0000013F">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40">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#selector</w:t>
      </w:r>
    </w:p>
    <w:p w:rsidR="00000000" w:rsidDel="00000000" w:rsidP="00000000" w:rsidRDefault="00000000" w:rsidRPr="00000000" w14:paraId="00000141">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42">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top:auto;</w:t>
      </w:r>
    </w:p>
    <w:p w:rsidR="00000000" w:rsidDel="00000000" w:rsidP="00000000" w:rsidRDefault="00000000" w:rsidRPr="00000000" w14:paraId="00000143">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width:100%;</w:t>
      </w:r>
    </w:p>
    <w:p w:rsidR="00000000" w:rsidDel="00000000" w:rsidP="00000000" w:rsidRDefault="00000000" w:rsidRPr="00000000" w14:paraId="00000144">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height:80%;</w:t>
      </w:r>
    </w:p>
    <w:p w:rsidR="00000000" w:rsidDel="00000000" w:rsidP="00000000" w:rsidRDefault="00000000" w:rsidRPr="00000000" w14:paraId="00000145">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46">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#size</w:t>
      </w:r>
    </w:p>
    <w:p w:rsidR="00000000" w:rsidDel="00000000" w:rsidP="00000000" w:rsidRDefault="00000000" w:rsidRPr="00000000" w14:paraId="00000147">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48">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position:center;</w:t>
      </w:r>
    </w:p>
    <w:p w:rsidR="00000000" w:rsidDel="00000000" w:rsidP="00000000" w:rsidRDefault="00000000" w:rsidRPr="00000000" w14:paraId="00000149">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background-color:gray;</w:t>
      </w:r>
    </w:p>
    <w:p w:rsidR="00000000" w:rsidDel="00000000" w:rsidP="00000000" w:rsidRDefault="00000000" w:rsidRPr="00000000" w14:paraId="0000014A">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border:none;</w:t>
      </w:r>
    </w:p>
    <w:p w:rsidR="00000000" w:rsidDel="00000000" w:rsidP="00000000" w:rsidRDefault="00000000" w:rsidRPr="00000000" w14:paraId="0000014B">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color:white;</w:t>
      </w:r>
    </w:p>
    <w:p w:rsidR="00000000" w:rsidDel="00000000" w:rsidP="00000000" w:rsidRDefault="00000000" w:rsidRPr="00000000" w14:paraId="0000014C">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text-align:center;</w:t>
      </w:r>
    </w:p>
    <w:p w:rsidR="00000000" w:rsidDel="00000000" w:rsidP="00000000" w:rsidRDefault="00000000" w:rsidRPr="00000000" w14:paraId="0000014D">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font-size:20px;</w:t>
      </w:r>
    </w:p>
    <w:p w:rsidR="00000000" w:rsidDel="00000000" w:rsidP="00000000" w:rsidRDefault="00000000" w:rsidRPr="00000000" w14:paraId="0000014E">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display:inline-block;</w:t>
      </w:r>
    </w:p>
    <w:p w:rsidR="00000000" w:rsidDel="00000000" w:rsidP="00000000" w:rsidRDefault="00000000" w:rsidRPr="00000000" w14:paraId="0000014F">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padding:20px 32px;</w:t>
      </w:r>
    </w:p>
    <w:p w:rsidR="00000000" w:rsidDel="00000000" w:rsidP="00000000" w:rsidRDefault="00000000" w:rsidRPr="00000000" w14:paraId="00000150">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151">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52">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153">
      <w:pPr>
        <w:tabs>
          <w:tab w:val="left" w:leader="none" w:pos="2450"/>
        </w:tabs>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LOGIN PAGE:</w:t>
      </w:r>
    </w:p>
    <w:p w:rsidR="00000000" w:rsidDel="00000000" w:rsidP="00000000" w:rsidRDefault="00000000" w:rsidRPr="00000000" w14:paraId="00000154">
      <w:pPr>
        <w:tabs>
          <w:tab w:val="left" w:leader="none" w:pos="2450"/>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55">
      <w:pPr>
        <w:tabs>
          <w:tab w:val="left" w:leader="none" w:pos="2450"/>
        </w:tabs>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//idex.html</w:t>
      </w:r>
    </w:p>
    <w:p w:rsidR="00000000" w:rsidDel="00000000" w:rsidP="00000000" w:rsidRDefault="00000000" w:rsidRPr="00000000" w14:paraId="00000156">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&lt;div class="container"&gt;</w:t>
      </w:r>
    </w:p>
    <w:p w:rsidR="00000000" w:rsidDel="00000000" w:rsidP="00000000" w:rsidRDefault="00000000" w:rsidRPr="00000000" w14:paraId="00000157">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&lt;link rel="stylesheet" href="login.css"&gt;</w:t>
      </w:r>
    </w:p>
    <w:p w:rsidR="00000000" w:rsidDel="00000000" w:rsidP="00000000" w:rsidRDefault="00000000" w:rsidRPr="00000000" w14:paraId="00000158">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&lt;img&gt;</w:t>
      </w:r>
    </w:p>
    <w:p w:rsidR="00000000" w:rsidDel="00000000" w:rsidP="00000000" w:rsidRDefault="00000000" w:rsidRPr="00000000" w14:paraId="00000159">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&lt;div&gt;</w:t>
      </w:r>
    </w:p>
    <w:p w:rsidR="00000000" w:rsidDel="00000000" w:rsidP="00000000" w:rsidRDefault="00000000" w:rsidRPr="00000000" w14:paraId="0000015A">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&lt;input type="text" autocomplete="off" id="name" placeholder="name"&gt;</w:t>
      </w:r>
    </w:p>
    <w:p w:rsidR="00000000" w:rsidDel="00000000" w:rsidP="00000000" w:rsidRDefault="00000000" w:rsidRPr="00000000" w14:paraId="0000015B">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&lt;input type="email" autocomplete="off" id="email" placeholder="email"&gt;</w:t>
      </w:r>
    </w:p>
    <w:p w:rsidR="00000000" w:rsidDel="00000000" w:rsidP="00000000" w:rsidRDefault="00000000" w:rsidRPr="00000000" w14:paraId="0000015C">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&lt;input type="password" autocomplete="off" id="password" placeholder="password"&gt;</w:t>
      </w:r>
    </w:p>
    <w:p w:rsidR="00000000" w:rsidDel="00000000" w:rsidP="00000000" w:rsidRDefault="00000000" w:rsidRPr="00000000" w14:paraId="0000015D">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&lt;input type="text" autocomplete="off" id="Phone number" placeholder="Phone number"&gt;</w:t>
      </w:r>
    </w:p>
    <w:p w:rsidR="00000000" w:rsidDel="00000000" w:rsidP="00000000" w:rsidRDefault="00000000" w:rsidRPr="00000000" w14:paraId="0000015E">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&lt;button class="submit-btn" onclick="document.location='webpage.html'"&gt;create account&lt;/button&gt;</w:t>
      </w:r>
    </w:p>
    <w:p w:rsidR="00000000" w:rsidDel="00000000" w:rsidP="00000000" w:rsidRDefault="00000000" w:rsidRPr="00000000" w14:paraId="0000015F">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&lt;/div&gt;</w:t>
      </w:r>
    </w:p>
    <w:p w:rsidR="00000000" w:rsidDel="00000000" w:rsidP="00000000" w:rsidRDefault="00000000" w:rsidRPr="00000000" w14:paraId="00000160">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&lt;a href="loginn.html" class="link"&gt;already have an account? Log in here&lt;/a&gt;</w:t>
      </w:r>
    </w:p>
    <w:p w:rsidR="00000000" w:rsidDel="00000000" w:rsidP="00000000" w:rsidRDefault="00000000" w:rsidRPr="00000000" w14:paraId="00000161">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&lt;/div&gt;</w:t>
      </w:r>
    </w:p>
    <w:p w:rsidR="00000000" w:rsidDel="00000000" w:rsidP="00000000" w:rsidRDefault="00000000" w:rsidRPr="00000000" w14:paraId="00000162">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163">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164">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165">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166">
      <w:pPr>
        <w:tabs>
          <w:tab w:val="left" w:leader="none" w:pos="2450"/>
        </w:tabs>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//loginn.html</w:t>
      </w:r>
    </w:p>
    <w:p w:rsidR="00000000" w:rsidDel="00000000" w:rsidP="00000000" w:rsidRDefault="00000000" w:rsidRPr="00000000" w14:paraId="00000167">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168">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&lt;div class="container"&gt;</w:t>
      </w:r>
    </w:p>
    <w:p w:rsidR="00000000" w:rsidDel="00000000" w:rsidP="00000000" w:rsidRDefault="00000000" w:rsidRPr="00000000" w14:paraId="00000169">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&lt;link rel="stylesheet" href="login.css"&gt;</w:t>
      </w:r>
    </w:p>
    <w:p w:rsidR="00000000" w:rsidDel="00000000" w:rsidP="00000000" w:rsidRDefault="00000000" w:rsidRPr="00000000" w14:paraId="0000016A">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&lt;img&gt;</w:t>
      </w:r>
    </w:p>
    <w:p w:rsidR="00000000" w:rsidDel="00000000" w:rsidP="00000000" w:rsidRDefault="00000000" w:rsidRPr="00000000" w14:paraId="0000016B">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&lt;div&gt;</w:t>
      </w:r>
    </w:p>
    <w:p w:rsidR="00000000" w:rsidDel="00000000" w:rsidP="00000000" w:rsidRDefault="00000000" w:rsidRPr="00000000" w14:paraId="0000016C">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&lt;input type="text" autocomplete="off" id="email" placeholder="email"&gt;</w:t>
      </w:r>
    </w:p>
    <w:p w:rsidR="00000000" w:rsidDel="00000000" w:rsidP="00000000" w:rsidRDefault="00000000" w:rsidRPr="00000000" w14:paraId="0000016D">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&lt;input type="password" autocomplete="off" id="password" placeholder="password"&gt;</w:t>
      </w:r>
    </w:p>
    <w:p w:rsidR="00000000" w:rsidDel="00000000" w:rsidP="00000000" w:rsidRDefault="00000000" w:rsidRPr="00000000" w14:paraId="0000016E">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&lt;button class="submit-btn" onclick="document.location='webpage.html'"&gt;LOGIN&lt;/button&gt;</w:t>
      </w:r>
    </w:p>
    <w:p w:rsidR="00000000" w:rsidDel="00000000" w:rsidP="00000000" w:rsidRDefault="00000000" w:rsidRPr="00000000" w14:paraId="0000016F">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&lt;/div&gt;</w:t>
      </w:r>
    </w:p>
    <w:p w:rsidR="00000000" w:rsidDel="00000000" w:rsidP="00000000" w:rsidRDefault="00000000" w:rsidRPr="00000000" w14:paraId="00000170">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71">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&lt;/div&gt;</w:t>
      </w:r>
    </w:p>
    <w:p w:rsidR="00000000" w:rsidDel="00000000" w:rsidP="00000000" w:rsidRDefault="00000000" w:rsidRPr="00000000" w14:paraId="00000172">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173">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174">
      <w:pPr>
        <w:tabs>
          <w:tab w:val="left" w:leader="none" w:pos="2450"/>
        </w:tabs>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//login.css</w:t>
      </w:r>
    </w:p>
    <w:p w:rsidR="00000000" w:rsidDel="00000000" w:rsidP="00000000" w:rsidRDefault="00000000" w:rsidRPr="00000000" w14:paraId="00000175">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176">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.logo{</w:t>
      </w:r>
    </w:p>
    <w:p w:rsidR="00000000" w:rsidDel="00000000" w:rsidP="00000000" w:rsidRDefault="00000000" w:rsidRPr="00000000" w14:paraId="00000177">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height: 80px;</w:t>
      </w:r>
    </w:p>
    <w:p w:rsidR="00000000" w:rsidDel="00000000" w:rsidP="00000000" w:rsidRDefault="00000000" w:rsidRPr="00000000" w14:paraId="00000178">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display: block;</w:t>
      </w:r>
    </w:p>
    <w:p w:rsidR="00000000" w:rsidDel="00000000" w:rsidP="00000000" w:rsidRDefault="00000000" w:rsidRPr="00000000" w14:paraId="00000179">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margin: 0 auto 50px;</w:t>
      </w:r>
    </w:p>
    <w:p w:rsidR="00000000" w:rsidDel="00000000" w:rsidP="00000000" w:rsidRDefault="00000000" w:rsidRPr="00000000" w14:paraId="0000017A">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7B">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input[type="text"],</w:t>
      </w:r>
    </w:p>
    <w:p w:rsidR="00000000" w:rsidDel="00000000" w:rsidP="00000000" w:rsidRDefault="00000000" w:rsidRPr="00000000" w14:paraId="0000017C">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input[type="password"],</w:t>
      </w:r>
    </w:p>
    <w:p w:rsidR="00000000" w:rsidDel="00000000" w:rsidP="00000000" w:rsidRDefault="00000000" w:rsidRPr="00000000" w14:paraId="0000017D">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input[type="email"],</w:t>
      </w:r>
    </w:p>
    <w:p w:rsidR="00000000" w:rsidDel="00000000" w:rsidP="00000000" w:rsidRDefault="00000000" w:rsidRPr="00000000" w14:paraId="0000017E">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textarea{</w:t>
      </w:r>
    </w:p>
    <w:p w:rsidR="00000000" w:rsidDel="00000000" w:rsidP="00000000" w:rsidRDefault="00000000" w:rsidRPr="00000000" w14:paraId="0000017F">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display: block;</w:t>
      </w:r>
    </w:p>
    <w:p w:rsidR="00000000" w:rsidDel="00000000" w:rsidP="00000000" w:rsidRDefault="00000000" w:rsidRPr="00000000" w14:paraId="00000180">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width: 300px;</w:t>
      </w:r>
    </w:p>
    <w:p w:rsidR="00000000" w:rsidDel="00000000" w:rsidP="00000000" w:rsidRDefault="00000000" w:rsidRPr="00000000" w14:paraId="00000181">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height: 40px;</w:t>
      </w:r>
    </w:p>
    <w:p w:rsidR="00000000" w:rsidDel="00000000" w:rsidP="00000000" w:rsidRDefault="00000000" w:rsidRPr="00000000" w14:paraId="00000182">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padding: 20px;</w:t>
      </w:r>
    </w:p>
    <w:p w:rsidR="00000000" w:rsidDel="00000000" w:rsidP="00000000" w:rsidRDefault="00000000" w:rsidRPr="00000000" w14:paraId="00000183">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border-radius: 5px;</w:t>
      </w:r>
    </w:p>
    <w:p w:rsidR="00000000" w:rsidDel="00000000" w:rsidP="00000000" w:rsidRDefault="00000000" w:rsidRPr="00000000" w14:paraId="00000184">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background: rgb(236, 213, 213);</w:t>
      </w:r>
    </w:p>
    <w:p w:rsidR="00000000" w:rsidDel="00000000" w:rsidP="00000000" w:rsidRDefault="00000000" w:rsidRPr="00000000" w14:paraId="00000185">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border:black;</w:t>
      </w:r>
    </w:p>
    <w:p w:rsidR="00000000" w:rsidDel="00000000" w:rsidP="00000000" w:rsidRDefault="00000000" w:rsidRPr="00000000" w14:paraId="00000186">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outline: none;</w:t>
      </w:r>
    </w:p>
    <w:p w:rsidR="00000000" w:rsidDel="00000000" w:rsidP="00000000" w:rsidRDefault="00000000" w:rsidRPr="00000000" w14:paraId="00000187">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margin: 20px 0;</w:t>
      </w:r>
    </w:p>
    <w:p w:rsidR="00000000" w:rsidDel="00000000" w:rsidP="00000000" w:rsidRDefault="00000000" w:rsidRPr="00000000" w14:paraId="00000188">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text-transform: capitalize;</w:t>
      </w:r>
    </w:p>
    <w:p w:rsidR="00000000" w:rsidDel="00000000" w:rsidP="00000000" w:rsidRDefault="00000000" w:rsidRPr="00000000" w14:paraId="00000189">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color: #383838;</w:t>
      </w:r>
    </w:p>
    <w:p w:rsidR="00000000" w:rsidDel="00000000" w:rsidP="00000000" w:rsidRDefault="00000000" w:rsidRPr="00000000" w14:paraId="0000018A">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font-size: 14px;</w:t>
      </w:r>
    </w:p>
    <w:p w:rsidR="00000000" w:rsidDel="00000000" w:rsidP="00000000" w:rsidRDefault="00000000" w:rsidRPr="00000000" w14:paraId="0000018B">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box-shadow: 0 4px 10px rgba(0, 0, 0, 0.01);</w:t>
      </w:r>
    </w:p>
    <w:p w:rsidR="00000000" w:rsidDel="00000000" w:rsidP="00000000" w:rsidRDefault="00000000" w:rsidRPr="00000000" w14:paraId="0000018C">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font-family: 'roboto', sans-serif;</w:t>
      </w:r>
    </w:p>
    <w:p w:rsidR="00000000" w:rsidDel="00000000" w:rsidP="00000000" w:rsidRDefault="00000000" w:rsidRPr="00000000" w14:paraId="0000018D">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8E">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::placeholder{</w:t>
      </w:r>
    </w:p>
    <w:p w:rsidR="00000000" w:rsidDel="00000000" w:rsidP="00000000" w:rsidRDefault="00000000" w:rsidRPr="00000000" w14:paraId="0000018F">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color: #383838;}</w:t>
      </w:r>
    </w:p>
    <w:p w:rsidR="00000000" w:rsidDel="00000000" w:rsidP="00000000" w:rsidRDefault="00000000" w:rsidRPr="00000000" w14:paraId="00000190">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.submit-btn{</w:t>
      </w:r>
    </w:p>
    <w:p w:rsidR="00000000" w:rsidDel="00000000" w:rsidP="00000000" w:rsidRDefault="00000000" w:rsidRPr="00000000" w14:paraId="00000191">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width: 300px;</w:t>
      </w:r>
    </w:p>
    <w:p w:rsidR="00000000" w:rsidDel="00000000" w:rsidP="00000000" w:rsidRDefault="00000000" w:rsidRPr="00000000" w14:paraId="00000192">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height: 40px;</w:t>
      </w:r>
    </w:p>
    <w:p w:rsidR="00000000" w:rsidDel="00000000" w:rsidP="00000000" w:rsidRDefault="00000000" w:rsidRPr="00000000" w14:paraId="00000193">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text-align: center;</w:t>
      </w:r>
    </w:p>
    <w:p w:rsidR="00000000" w:rsidDel="00000000" w:rsidP="00000000" w:rsidRDefault="00000000" w:rsidRPr="00000000" w14:paraId="00000194">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line-height: 40px;</w:t>
      </w:r>
    </w:p>
    <w:p w:rsidR="00000000" w:rsidDel="00000000" w:rsidP="00000000" w:rsidRDefault="00000000" w:rsidRPr="00000000" w14:paraId="00000195">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background: #383838;</w:t>
      </w:r>
    </w:p>
    <w:p w:rsidR="00000000" w:rsidDel="00000000" w:rsidP="00000000" w:rsidRDefault="00000000" w:rsidRPr="00000000" w14:paraId="00000196">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color: #fff;</w:t>
      </w:r>
    </w:p>
    <w:p w:rsidR="00000000" w:rsidDel="00000000" w:rsidP="00000000" w:rsidRDefault="00000000" w:rsidRPr="00000000" w14:paraId="00000197">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border-radius: 2px;</w:t>
      </w:r>
    </w:p>
    <w:p w:rsidR="00000000" w:rsidDel="00000000" w:rsidP="00000000" w:rsidRDefault="00000000" w:rsidRPr="00000000" w14:paraId="00000198">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text-transform: capitalize;</w:t>
      </w:r>
    </w:p>
    <w:p w:rsidR="00000000" w:rsidDel="00000000" w:rsidP="00000000" w:rsidRDefault="00000000" w:rsidRPr="00000000" w14:paraId="00000199">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border: black;</w:t>
      </w:r>
    </w:p>
    <w:p w:rsidR="00000000" w:rsidDel="00000000" w:rsidP="00000000" w:rsidRDefault="00000000" w:rsidRPr="00000000" w14:paraId="0000019A">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cursor: pointer;</w:t>
      </w:r>
    </w:p>
    <w:p w:rsidR="00000000" w:rsidDel="00000000" w:rsidP="00000000" w:rsidRDefault="00000000" w:rsidRPr="00000000" w14:paraId="0000019B">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display: block;</w:t>
      </w:r>
    </w:p>
    <w:p w:rsidR="00000000" w:rsidDel="00000000" w:rsidP="00000000" w:rsidRDefault="00000000" w:rsidRPr="00000000" w14:paraId="0000019C">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margin: 30px 0;</w:t>
      </w:r>
    </w:p>
    <w:p w:rsidR="00000000" w:rsidDel="00000000" w:rsidP="00000000" w:rsidRDefault="00000000" w:rsidRPr="00000000" w14:paraId="0000019D">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9E">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label{</w:t>
      </w:r>
    </w:p>
    <w:p w:rsidR="00000000" w:rsidDel="00000000" w:rsidP="00000000" w:rsidRDefault="00000000" w:rsidRPr="00000000" w14:paraId="0000019F">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text-transform: capitalize;</w:t>
      </w:r>
    </w:p>
    <w:p w:rsidR="00000000" w:rsidDel="00000000" w:rsidP="00000000" w:rsidRDefault="00000000" w:rsidRPr="00000000" w14:paraId="000001A0">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display: inline-block;</w:t>
      </w:r>
    </w:p>
    <w:p w:rsidR="00000000" w:rsidDel="00000000" w:rsidP="00000000" w:rsidRDefault="00000000" w:rsidRPr="00000000" w14:paraId="000001A1">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margin-bottom: 10px;</w:t>
      </w:r>
    </w:p>
    <w:p w:rsidR="00000000" w:rsidDel="00000000" w:rsidP="00000000" w:rsidRDefault="00000000" w:rsidRPr="00000000" w14:paraId="000001A2">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font-size: 14px;</w:t>
      </w:r>
    </w:p>
    <w:p w:rsidR="00000000" w:rsidDel="00000000" w:rsidP="00000000" w:rsidRDefault="00000000" w:rsidRPr="00000000" w14:paraId="000001A3">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color: #383838;</w:t>
      </w:r>
    </w:p>
    <w:p w:rsidR="00000000" w:rsidDel="00000000" w:rsidP="00000000" w:rsidRDefault="00000000" w:rsidRPr="00000000" w14:paraId="000001A4">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A5">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label a{</w:t>
      </w:r>
    </w:p>
    <w:p w:rsidR="00000000" w:rsidDel="00000000" w:rsidP="00000000" w:rsidRDefault="00000000" w:rsidRPr="00000000" w14:paraId="000001A6">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color: #383838;}</w:t>
      </w:r>
    </w:p>
    <w:p w:rsidR="00000000" w:rsidDel="00000000" w:rsidP="00000000" w:rsidRDefault="00000000" w:rsidRPr="00000000" w14:paraId="000001A7">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.link{</w:t>
      </w:r>
    </w:p>
    <w:p w:rsidR="00000000" w:rsidDel="00000000" w:rsidP="00000000" w:rsidRDefault="00000000" w:rsidRPr="00000000" w14:paraId="000001A8">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color: #383838;</w:t>
      </w:r>
    </w:p>
    <w:p w:rsidR="00000000" w:rsidDel="00000000" w:rsidP="00000000" w:rsidRDefault="00000000" w:rsidRPr="00000000" w14:paraId="000001A9">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text-transform: capitalize;</w:t>
      </w:r>
    </w:p>
    <w:p w:rsidR="00000000" w:rsidDel="00000000" w:rsidP="00000000" w:rsidRDefault="00000000" w:rsidRPr="00000000" w14:paraId="000001AA">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text-align: center;</w:t>
      </w:r>
    </w:p>
    <w:p w:rsidR="00000000" w:rsidDel="00000000" w:rsidP="00000000" w:rsidRDefault="00000000" w:rsidRPr="00000000" w14:paraId="000001AB">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display: block;</w:t>
      </w:r>
    </w:p>
    <w:p w:rsidR="00000000" w:rsidDel="00000000" w:rsidP="00000000" w:rsidRDefault="00000000" w:rsidRPr="00000000" w14:paraId="000001AC">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AD">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1AE">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1AF">
      <w:pPr>
        <w:tabs>
          <w:tab w:val="left" w:leader="none" w:pos="2450"/>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B0">
      <w:pPr>
        <w:tabs>
          <w:tab w:val="left" w:leader="none" w:pos="2450"/>
        </w:tabs>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WEBPAGE:</w:t>
      </w:r>
    </w:p>
    <w:p w:rsidR="00000000" w:rsidDel="00000000" w:rsidP="00000000" w:rsidRDefault="00000000" w:rsidRPr="00000000" w14:paraId="000001B1">
      <w:pPr>
        <w:tabs>
          <w:tab w:val="left" w:leader="none" w:pos="2450"/>
        </w:tabs>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//webpage.html</w:t>
      </w:r>
    </w:p>
    <w:p w:rsidR="00000000" w:rsidDel="00000000" w:rsidP="00000000" w:rsidRDefault="00000000" w:rsidRPr="00000000" w14:paraId="000001B2">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&lt;web&gt;</w:t>
      </w:r>
    </w:p>
    <w:p w:rsidR="00000000" w:rsidDel="00000000" w:rsidP="00000000" w:rsidRDefault="00000000" w:rsidRPr="00000000" w14:paraId="000001B3">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&lt;link rel="stylesheet" href="style.css"&gt;</w:t>
      </w:r>
    </w:p>
    <w:p w:rsidR="00000000" w:rsidDel="00000000" w:rsidP="00000000" w:rsidRDefault="00000000" w:rsidRPr="00000000" w14:paraId="000001B4">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&lt;nav class="navbar"&gt;</w:t>
      </w:r>
    </w:p>
    <w:p w:rsidR="00000000" w:rsidDel="00000000" w:rsidP="00000000" w:rsidRDefault="00000000" w:rsidRPr="00000000" w14:paraId="000001B5">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B6">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 class="nav"&gt;</w:t>
      </w:r>
    </w:p>
    <w:p w:rsidR="00000000" w:rsidDel="00000000" w:rsidP="00000000" w:rsidRDefault="00000000" w:rsidRPr="00000000" w14:paraId="000001B7">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&lt;img src= "C:\Users\vansh\Downloads\WhatsApp Image 2023-01-29 at 5.14.06 PM (1).jpeg" class="brand-logo" alt=""&gt;</w:t>
      </w:r>
    </w:p>
    <w:p w:rsidR="00000000" w:rsidDel="00000000" w:rsidP="00000000" w:rsidRDefault="00000000" w:rsidRPr="00000000" w14:paraId="000001B8">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B9">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 class="nav-items"&gt;</w:t>
      </w:r>
    </w:p>
    <w:p w:rsidR="00000000" w:rsidDel="00000000" w:rsidP="00000000" w:rsidRDefault="00000000" w:rsidRPr="00000000" w14:paraId="000001BA">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 class="search"&gt;</w:t>
      </w:r>
    </w:p>
    <w:p w:rsidR="00000000" w:rsidDel="00000000" w:rsidP="00000000" w:rsidRDefault="00000000" w:rsidRPr="00000000" w14:paraId="000001BB">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&lt;input type="text" class="search-box" placeholder="enter the type of waste"&gt;</w:t>
      </w:r>
    </w:p>
    <w:p w:rsidR="00000000" w:rsidDel="00000000" w:rsidP="00000000" w:rsidRDefault="00000000" w:rsidRPr="00000000" w14:paraId="000001BC">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&lt;button class="search-btn"&gt;search&lt;/button&gt;</w:t>
      </w:r>
    </w:p>
    <w:p w:rsidR="00000000" w:rsidDel="00000000" w:rsidP="00000000" w:rsidRDefault="00000000" w:rsidRPr="00000000" w14:paraId="000001BD">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BE">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&lt;/div&gt;</w:t>
      </w:r>
    </w:p>
    <w:p w:rsidR="00000000" w:rsidDel="00000000" w:rsidP="00000000" w:rsidRDefault="00000000" w:rsidRPr="00000000" w14:paraId="000001BF">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&lt;/div&gt;</w:t>
      </w:r>
    </w:p>
    <w:p w:rsidR="00000000" w:rsidDel="00000000" w:rsidP="00000000" w:rsidRDefault="00000000" w:rsidRPr="00000000" w14:paraId="000001C0">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C1">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&lt;Li&gt;&lt;A Href="home.html" Class="Under"&gt;Home&lt;/A&gt;&lt;/Li&gt;</w:t>
      </w:r>
    </w:p>
    <w:p w:rsidR="00000000" w:rsidDel="00000000" w:rsidP="00000000" w:rsidRDefault="00000000" w:rsidRPr="00000000" w14:paraId="000001C2">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&lt;Li&gt;&lt;A Href="#" Class="Under"&gt;About Us&lt;/A&gt;&lt;/Li&gt;</w:t>
      </w:r>
    </w:p>
    <w:p w:rsidR="00000000" w:rsidDel="00000000" w:rsidP="00000000" w:rsidRDefault="00000000" w:rsidRPr="00000000" w14:paraId="000001C3">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&lt;Li&gt;&lt;A Href="home.html" Class="Under"&gt;LogOut&lt;/A&gt;&lt;/Li&gt;</w:t>
      </w:r>
    </w:p>
    <w:p w:rsidR="00000000" w:rsidDel="00000000" w:rsidP="00000000" w:rsidRDefault="00000000" w:rsidRPr="00000000" w14:paraId="000001C4">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&lt;/div&gt;</w:t>
      </w:r>
    </w:p>
    <w:p w:rsidR="00000000" w:rsidDel="00000000" w:rsidP="00000000" w:rsidRDefault="00000000" w:rsidRPr="00000000" w14:paraId="000001C5">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&lt;/nav&gt;</w:t>
      </w:r>
    </w:p>
    <w:p w:rsidR="00000000" w:rsidDel="00000000" w:rsidP="00000000" w:rsidRDefault="00000000" w:rsidRPr="00000000" w14:paraId="000001C6">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1C7">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&lt;ul class="links-container"&gt;</w:t>
      </w:r>
    </w:p>
    <w:p w:rsidR="00000000" w:rsidDel="00000000" w:rsidP="00000000" w:rsidRDefault="00000000" w:rsidRPr="00000000" w14:paraId="000001C8">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&lt;li class="link-item"&gt;&lt;a href="Ewaste.html" class="link"&gt;E-Waste&lt;/a&gt;&lt;/li&gt;</w:t>
      </w:r>
    </w:p>
    <w:p w:rsidR="00000000" w:rsidDel="00000000" w:rsidP="00000000" w:rsidRDefault="00000000" w:rsidRPr="00000000" w14:paraId="000001C9">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&lt;li class="link-item"&gt;&lt;a href="Plastic.html" class="link"&gt;Plastics&lt;/a&gt;&lt;/li&gt;</w:t>
      </w:r>
    </w:p>
    <w:p w:rsidR="00000000" w:rsidDel="00000000" w:rsidP="00000000" w:rsidRDefault="00000000" w:rsidRPr="00000000" w14:paraId="000001CA">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CB">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&lt;li class="link-item"&gt;&lt;a href="Glass And Fibres.html" class="link"&gt;Glass and fibres&lt;/a&gt;&lt;/li&gt;</w:t>
      </w:r>
    </w:p>
    <w:p w:rsidR="00000000" w:rsidDel="00000000" w:rsidP="00000000" w:rsidRDefault="00000000" w:rsidRPr="00000000" w14:paraId="000001CC">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&lt;li class="link-item"&gt;&lt;a href="Organic waste.html" class="link"&gt;Organic Waste&lt;/a&gt;&lt;/li&gt;</w:t>
      </w:r>
    </w:p>
    <w:p w:rsidR="00000000" w:rsidDel="00000000" w:rsidP="00000000" w:rsidRDefault="00000000" w:rsidRPr="00000000" w14:paraId="000001CD">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&lt;/ul&gt;</w:t>
      </w:r>
    </w:p>
    <w:p w:rsidR="00000000" w:rsidDel="00000000" w:rsidP="00000000" w:rsidRDefault="00000000" w:rsidRPr="00000000" w14:paraId="000001CE">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CF">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1D0">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&lt;header class="hero-section"&gt;</w:t>
      </w:r>
    </w:p>
    <w:p w:rsidR="00000000" w:rsidDel="00000000" w:rsidP="00000000" w:rsidRDefault="00000000" w:rsidRPr="00000000" w14:paraId="000001D1">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 class="content"&gt;</w:t>
      </w:r>
    </w:p>
    <w:p w:rsidR="00000000" w:rsidDel="00000000" w:rsidP="00000000" w:rsidRDefault="00000000" w:rsidRPr="00000000" w14:paraId="000001D2">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&lt;img src="file:///C:/Users/vansh/OneDrive/Desktop/Waste-to-energy-gif.webp" class="logo" alt=""&gt;</w:t>
      </w:r>
    </w:p>
    <w:p w:rsidR="00000000" w:rsidDel="00000000" w:rsidP="00000000" w:rsidRDefault="00000000" w:rsidRPr="00000000" w14:paraId="000001D3">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&lt;p class="sub-heading"&gt;&lt;/p&gt;</w:t>
      </w:r>
    </w:p>
    <w:p w:rsidR="00000000" w:rsidDel="00000000" w:rsidP="00000000" w:rsidRDefault="00000000" w:rsidRPr="00000000" w14:paraId="000001D4">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&lt;/div&gt;</w:t>
      </w:r>
    </w:p>
    <w:p w:rsidR="00000000" w:rsidDel="00000000" w:rsidP="00000000" w:rsidRDefault="00000000" w:rsidRPr="00000000" w14:paraId="000001D5">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&lt;/header&gt;</w:t>
      </w:r>
    </w:p>
    <w:p w:rsidR="00000000" w:rsidDel="00000000" w:rsidP="00000000" w:rsidRDefault="00000000" w:rsidRPr="00000000" w14:paraId="000001D6">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&lt;info class="info"&gt;</w:t>
      </w:r>
    </w:p>
    <w:p w:rsidR="00000000" w:rsidDel="00000000" w:rsidP="00000000" w:rsidRDefault="00000000" w:rsidRPr="00000000" w14:paraId="000001D7">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&lt;h1&gt;Advancing Zero Waste Solutions!!&lt;/h1&gt;</w:t>
      </w:r>
    </w:p>
    <w:p w:rsidR="00000000" w:rsidDel="00000000" w:rsidP="00000000" w:rsidRDefault="00000000" w:rsidRPr="00000000" w14:paraId="000001D8">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&lt;br&gt;&lt;br&gt;&lt;br&gt;</w:t>
      </w:r>
    </w:p>
    <w:p w:rsidR="00000000" w:rsidDel="00000000" w:rsidP="00000000" w:rsidRDefault="00000000" w:rsidRPr="00000000" w14:paraId="000001D9">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&lt;h2&gt;WHO ARE WE AND WHAT DO WE DO?&lt;/h2&gt;</w:t>
      </w:r>
    </w:p>
    <w:p w:rsidR="00000000" w:rsidDel="00000000" w:rsidP="00000000" w:rsidRDefault="00000000" w:rsidRPr="00000000" w14:paraId="000001DA">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&lt;br&gt;</w:t>
      </w:r>
    </w:p>
    <w:p w:rsidR="00000000" w:rsidDel="00000000" w:rsidP="00000000" w:rsidRDefault="00000000" w:rsidRPr="00000000" w14:paraId="000001DB">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&lt;/info&gt;</w:t>
      </w:r>
    </w:p>
    <w:p w:rsidR="00000000" w:rsidDel="00000000" w:rsidP="00000000" w:rsidRDefault="00000000" w:rsidRPr="00000000" w14:paraId="000001DC">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&lt;font class="font"&gt;</w:t>
      </w:r>
    </w:p>
    <w:p w:rsidR="00000000" w:rsidDel="00000000" w:rsidP="00000000" w:rsidRDefault="00000000" w:rsidRPr="00000000" w14:paraId="000001DD">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&lt;br&gt;</w:t>
      </w:r>
    </w:p>
    <w:p w:rsidR="00000000" w:rsidDel="00000000" w:rsidP="00000000" w:rsidRDefault="00000000" w:rsidRPr="00000000" w14:paraId="000001DE">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&lt;p&gt;India generates nearly 62 million tonnes of garbage each year and it is mainly by 377 million people living in urban&lt;br&gt;</w:t>
      </w:r>
    </w:p>
    <w:p w:rsidR="00000000" w:rsidDel="00000000" w:rsidP="00000000" w:rsidRDefault="00000000" w:rsidRPr="00000000" w14:paraId="000001DF">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India,now it is the world's 3rd largest garbage generator however nearly 31 million tonnes of waste are not treated and&lt;br&gt;</w:t>
      </w:r>
    </w:p>
    <w:p w:rsidR="00000000" w:rsidDel="00000000" w:rsidP="00000000" w:rsidRDefault="00000000" w:rsidRPr="00000000" w14:paraId="000001E0">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dumped in landfill sites.The increasing larger quantities of solid waste are unable to be managed effectively.&lt;br&gt;</w:t>
      </w:r>
    </w:p>
    <w:p w:rsidR="00000000" w:rsidDel="00000000" w:rsidP="00000000" w:rsidRDefault="00000000" w:rsidRPr="00000000" w14:paraId="000001E1">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This problem can be solved by the active interaction of public regarding this. Our project enhances the interaction &lt;br&gt;</w:t>
      </w:r>
    </w:p>
    <w:p w:rsidR="00000000" w:rsidDel="00000000" w:rsidP="00000000" w:rsidRDefault="00000000" w:rsidRPr="00000000" w14:paraId="000001E2">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and also creates awareness among the efficient management of solid waste. Here our website becomes an interface &lt;br&gt;</w:t>
      </w:r>
    </w:p>
    <w:p w:rsidR="00000000" w:rsidDel="00000000" w:rsidP="00000000" w:rsidRDefault="00000000" w:rsidRPr="00000000" w14:paraId="000001E3">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for the collection of solid waste and converting it from waste to energy form or recycling it in its own ways.&lt;br&gt;&lt;/p&gt;</w:t>
      </w:r>
    </w:p>
    <w:p w:rsidR="00000000" w:rsidDel="00000000" w:rsidP="00000000" w:rsidRDefault="00000000" w:rsidRPr="00000000" w14:paraId="000001E4">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&lt;/font&gt;</w:t>
      </w:r>
    </w:p>
    <w:p w:rsidR="00000000" w:rsidDel="00000000" w:rsidP="00000000" w:rsidRDefault="00000000" w:rsidRPr="00000000" w14:paraId="000001E5">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&lt;font1 class="font"&gt;</w:t>
      </w:r>
    </w:p>
    <w:p w:rsidR="00000000" w:rsidDel="00000000" w:rsidP="00000000" w:rsidRDefault="00000000" w:rsidRPr="00000000" w14:paraId="000001E6">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&lt;p&gt;&lt;br&gt;Two kinds of activities could take place here,&lt;br&gt;</w:t>
      </w:r>
    </w:p>
    <w:p w:rsidR="00000000" w:rsidDel="00000000" w:rsidP="00000000" w:rsidRDefault="00000000" w:rsidRPr="00000000" w14:paraId="000001E7">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1.Customers can seperate the waste based on their recycling type and can sell their wastes for a fixed amount &lt;br&gt;</w:t>
      </w:r>
    </w:p>
    <w:p w:rsidR="00000000" w:rsidDel="00000000" w:rsidP="00000000" w:rsidRDefault="00000000" w:rsidRPr="00000000" w14:paraId="000001E8">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depending on the type of waste.&lt;br&gt;</w:t>
      </w:r>
    </w:p>
    <w:p w:rsidR="00000000" w:rsidDel="00000000" w:rsidP="00000000" w:rsidRDefault="00000000" w:rsidRPr="00000000" w14:paraId="000001E9">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2.Customers can buy the waste so that they can recycle it or convert it from waste to energy form. We aim&lt;br&gt;</w:t>
      </w:r>
    </w:p>
    <w:p w:rsidR="00000000" w:rsidDel="00000000" w:rsidP="00000000" w:rsidRDefault="00000000" w:rsidRPr="00000000" w14:paraId="000001EA">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to reduce and recycle wastes in order to protect the environment by lessening the need to extract resources,&lt;br&gt;</w:t>
      </w:r>
    </w:p>
    <w:p w:rsidR="00000000" w:rsidDel="00000000" w:rsidP="00000000" w:rsidRDefault="00000000" w:rsidRPr="00000000" w14:paraId="000001EB">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to lower the potential for contamination and also to reduce expenses for disposal.</w:t>
      </w:r>
    </w:p>
    <w:p w:rsidR="00000000" w:rsidDel="00000000" w:rsidP="00000000" w:rsidRDefault="00000000" w:rsidRPr="00000000" w14:paraId="000001EC">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&lt;/p&gt;</w:t>
      </w:r>
    </w:p>
    <w:p w:rsidR="00000000" w:rsidDel="00000000" w:rsidP="00000000" w:rsidRDefault="00000000" w:rsidRPr="00000000" w14:paraId="000001ED">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&lt;br&gt;</w:t>
      </w:r>
    </w:p>
    <w:p w:rsidR="00000000" w:rsidDel="00000000" w:rsidP="00000000" w:rsidRDefault="00000000" w:rsidRPr="00000000" w14:paraId="000001EE">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&lt;/font1&gt;</w:t>
      </w:r>
    </w:p>
    <w:p w:rsidR="00000000" w:rsidDel="00000000" w:rsidP="00000000" w:rsidRDefault="00000000" w:rsidRPr="00000000" w14:paraId="000001EF">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&lt;div class="imgg1"&gt;</w:t>
      </w:r>
    </w:p>
    <w:p w:rsidR="00000000" w:rsidDel="00000000" w:rsidP="00000000" w:rsidRDefault="00000000" w:rsidRPr="00000000" w14:paraId="000001F0">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&lt;img src="C:\Users\vansh\Downloads\WhatsApp Image 2023-01-01 at 10.12.35 PM.jpeg" class="immg"&gt;</w:t>
      </w:r>
    </w:p>
    <w:p w:rsidR="00000000" w:rsidDel="00000000" w:rsidP="00000000" w:rsidRDefault="00000000" w:rsidRPr="00000000" w14:paraId="000001F1">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&lt;/div&gt;</w:t>
      </w:r>
    </w:p>
    <w:p w:rsidR="00000000" w:rsidDel="00000000" w:rsidP="00000000" w:rsidRDefault="00000000" w:rsidRPr="00000000" w14:paraId="000001F2">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&lt;h1&gt; SELECT A CATEGORY&lt;/h1&gt;</w:t>
      </w:r>
    </w:p>
    <w:p w:rsidR="00000000" w:rsidDel="00000000" w:rsidP="00000000" w:rsidRDefault="00000000" w:rsidRPr="00000000" w14:paraId="000001F3">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&lt;div class="section2"&gt;</w:t>
      </w:r>
    </w:p>
    <w:p w:rsidR="00000000" w:rsidDel="00000000" w:rsidP="00000000" w:rsidRDefault="00000000" w:rsidRPr="00000000" w14:paraId="000001F4">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 class="container"&gt;</w:t>
      </w:r>
    </w:p>
    <w:p w:rsidR="00000000" w:rsidDel="00000000" w:rsidP="00000000" w:rsidRDefault="00000000" w:rsidRPr="00000000" w14:paraId="000001F5">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 class="items"&gt;</w:t>
      </w:r>
    </w:p>
    <w:p w:rsidR="00000000" w:rsidDel="00000000" w:rsidP="00000000" w:rsidRDefault="00000000" w:rsidRPr="00000000" w14:paraId="000001F6">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 class="img img1"&gt;&lt;a href="Ewaste.html"&gt;&lt;img src="C:\Users\vansh\Downloads\ewaste.png" alt=""&gt;&lt;/a&gt;&lt;/div&gt;</w:t>
      </w:r>
    </w:p>
    <w:p w:rsidR="00000000" w:rsidDel="00000000" w:rsidP="00000000" w:rsidRDefault="00000000" w:rsidRPr="00000000" w14:paraId="000001F7">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 class="name"&gt;E WASTE&lt;/div&gt;</w:t>
      </w:r>
    </w:p>
    <w:p w:rsidR="00000000" w:rsidDel="00000000" w:rsidP="00000000" w:rsidRDefault="00000000" w:rsidRPr="00000000" w14:paraId="000001F8">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&lt;/div&gt;</w:t>
      </w:r>
    </w:p>
    <w:p w:rsidR="00000000" w:rsidDel="00000000" w:rsidP="00000000" w:rsidRDefault="00000000" w:rsidRPr="00000000" w14:paraId="000001F9">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 class="items"&gt;</w:t>
      </w:r>
    </w:p>
    <w:p w:rsidR="00000000" w:rsidDel="00000000" w:rsidP="00000000" w:rsidRDefault="00000000" w:rsidRPr="00000000" w14:paraId="000001FA">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 class="img img2"&gt;&lt;a href="Plastic.html"&gt;&lt;img src="C:\Users\vansh\Downloads\plastics.jpg" alt=""&gt;&lt;/a&gt;&lt;/div&gt;</w:t>
      </w:r>
    </w:p>
    <w:p w:rsidR="00000000" w:rsidDel="00000000" w:rsidP="00000000" w:rsidRDefault="00000000" w:rsidRPr="00000000" w14:paraId="000001FB">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 class="name"&gt;PLASTICS&lt;/div&gt;</w:t>
      </w:r>
    </w:p>
    <w:p w:rsidR="00000000" w:rsidDel="00000000" w:rsidP="00000000" w:rsidRDefault="00000000" w:rsidRPr="00000000" w14:paraId="000001FC">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&lt;/div&gt;</w:t>
      </w:r>
    </w:p>
    <w:p w:rsidR="00000000" w:rsidDel="00000000" w:rsidP="00000000" w:rsidRDefault="00000000" w:rsidRPr="00000000" w14:paraId="000001FD">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FE">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 class="items"&gt;</w:t>
      </w:r>
    </w:p>
    <w:p w:rsidR="00000000" w:rsidDel="00000000" w:rsidP="00000000" w:rsidRDefault="00000000" w:rsidRPr="00000000" w14:paraId="000001FF">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 class="img img1"&gt;&lt;a href="Glass And Fibres.html"&gt;&lt;img src="C:\Users\vansh\Downloads\glass.jpeg" alt=""&gt;&lt;/a&gt;&lt;/div&gt;</w:t>
      </w:r>
    </w:p>
    <w:p w:rsidR="00000000" w:rsidDel="00000000" w:rsidP="00000000" w:rsidRDefault="00000000" w:rsidRPr="00000000" w14:paraId="00000200">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 class="name"&gt;GLASS&lt;/div&gt;</w:t>
      </w:r>
    </w:p>
    <w:p w:rsidR="00000000" w:rsidDel="00000000" w:rsidP="00000000" w:rsidRDefault="00000000" w:rsidRPr="00000000" w14:paraId="00000201">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02">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&lt;/div&gt;</w:t>
      </w:r>
    </w:p>
    <w:p w:rsidR="00000000" w:rsidDel="00000000" w:rsidP="00000000" w:rsidRDefault="00000000" w:rsidRPr="00000000" w14:paraId="00000203">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 class="items"&gt;</w:t>
      </w:r>
    </w:p>
    <w:p w:rsidR="00000000" w:rsidDel="00000000" w:rsidP="00000000" w:rsidRDefault="00000000" w:rsidRPr="00000000" w14:paraId="00000204">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 class="img img1"&gt;&lt;a href="Organic waste.html"&gt;&lt;img src="C:\Users\vansh\Downloads\organic waste.jpg" alt=""&gt;&lt;/a&gt;&lt;/div&gt;</w:t>
      </w:r>
    </w:p>
    <w:p w:rsidR="00000000" w:rsidDel="00000000" w:rsidP="00000000" w:rsidRDefault="00000000" w:rsidRPr="00000000" w14:paraId="00000205">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 class="name"&gt;ORGANIC &lt;/div&gt;</w:t>
      </w:r>
    </w:p>
    <w:p w:rsidR="00000000" w:rsidDel="00000000" w:rsidP="00000000" w:rsidRDefault="00000000" w:rsidRPr="00000000" w14:paraId="00000206">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&lt;/div&gt;</w:t>
      </w:r>
    </w:p>
    <w:p w:rsidR="00000000" w:rsidDel="00000000" w:rsidP="00000000" w:rsidRDefault="00000000" w:rsidRPr="00000000" w14:paraId="00000207">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&lt;/div&gt;</w:t>
      </w:r>
    </w:p>
    <w:p w:rsidR="00000000" w:rsidDel="00000000" w:rsidP="00000000" w:rsidRDefault="00000000" w:rsidRPr="00000000" w14:paraId="00000208">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&lt;/div&gt;</w:t>
      </w:r>
    </w:p>
    <w:p w:rsidR="00000000" w:rsidDel="00000000" w:rsidP="00000000" w:rsidRDefault="00000000" w:rsidRPr="00000000" w14:paraId="00000209">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20A">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&lt;div1 class="ri"&gt;</w:t>
      </w:r>
    </w:p>
    <w:p w:rsidR="00000000" w:rsidDel="00000000" w:rsidP="00000000" w:rsidRDefault="00000000" w:rsidRPr="00000000" w14:paraId="0000020B">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&lt;img src="C:\Users\vansh\Downloads\recy.gif" class="imag"&gt;</w:t>
      </w:r>
    </w:p>
    <w:p w:rsidR="00000000" w:rsidDel="00000000" w:rsidP="00000000" w:rsidRDefault="00000000" w:rsidRPr="00000000" w14:paraId="0000020C">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&lt;/div1&gt;</w:t>
      </w:r>
    </w:p>
    <w:p w:rsidR="00000000" w:rsidDel="00000000" w:rsidP="00000000" w:rsidRDefault="00000000" w:rsidRPr="00000000" w14:paraId="0000020D">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&lt;div2&gt;</w:t>
      </w:r>
    </w:p>
    <w:p w:rsidR="00000000" w:rsidDel="00000000" w:rsidP="00000000" w:rsidRDefault="00000000" w:rsidRPr="00000000" w14:paraId="0000020E">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&lt;h3&gt;RECYCLE NOW!!&lt;/h3&gt;</w:t>
      </w:r>
    </w:p>
    <w:p w:rsidR="00000000" w:rsidDel="00000000" w:rsidP="00000000" w:rsidRDefault="00000000" w:rsidRPr="00000000" w14:paraId="0000020F">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&lt;br&gt;</w:t>
      </w:r>
    </w:p>
    <w:p w:rsidR="00000000" w:rsidDel="00000000" w:rsidP="00000000" w:rsidRDefault="00000000" w:rsidRPr="00000000" w14:paraId="00000210">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&lt;br&gt;</w:t>
      </w:r>
    </w:p>
    <w:p w:rsidR="00000000" w:rsidDel="00000000" w:rsidP="00000000" w:rsidRDefault="00000000" w:rsidRPr="00000000" w14:paraId="00000211">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&lt;br&gt;</w:t>
      </w:r>
    </w:p>
    <w:p w:rsidR="00000000" w:rsidDel="00000000" w:rsidP="00000000" w:rsidRDefault="00000000" w:rsidRPr="00000000" w14:paraId="00000212">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&lt;/div2&gt;</w:t>
      </w:r>
    </w:p>
    <w:p w:rsidR="00000000" w:rsidDel="00000000" w:rsidP="00000000" w:rsidRDefault="00000000" w:rsidRPr="00000000" w14:paraId="00000213">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214">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&lt;footer&gt;</w:t>
      </w:r>
    </w:p>
    <w:p w:rsidR="00000000" w:rsidDel="00000000" w:rsidP="00000000" w:rsidRDefault="00000000" w:rsidRPr="00000000" w14:paraId="00000215">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 class="footer0"&gt;</w:t>
      </w:r>
    </w:p>
    <w:p w:rsidR="00000000" w:rsidDel="00000000" w:rsidP="00000000" w:rsidRDefault="00000000" w:rsidRPr="00000000" w14:paraId="00000216">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&lt;br&gt;&lt;br&gt;</w:t>
      </w:r>
    </w:p>
    <w:p w:rsidR="00000000" w:rsidDel="00000000" w:rsidP="00000000" w:rsidRDefault="00000000" w:rsidRPr="00000000" w14:paraId="00000217">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&lt;h1&gt;SMART WASTE MANAGEMENT&lt;/h1&gt;</w:t>
      </w:r>
    </w:p>
    <w:p w:rsidR="00000000" w:rsidDel="00000000" w:rsidP="00000000" w:rsidRDefault="00000000" w:rsidRPr="00000000" w14:paraId="00000218">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&lt;/div&gt;</w:t>
      </w:r>
    </w:p>
    <w:p w:rsidR="00000000" w:rsidDel="00000000" w:rsidP="00000000" w:rsidRDefault="00000000" w:rsidRPr="00000000" w14:paraId="00000219">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 class="footer1 "&gt;</w:t>
      </w:r>
    </w:p>
    <w:p w:rsidR="00000000" w:rsidDel="00000000" w:rsidP="00000000" w:rsidRDefault="00000000" w:rsidRPr="00000000" w14:paraId="0000021A">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Connect with us at&lt;div class="social-media"&gt;</w:t>
      </w:r>
    </w:p>
    <w:p w:rsidR="00000000" w:rsidDel="00000000" w:rsidP="00000000" w:rsidRDefault="00000000" w:rsidRPr="00000000" w14:paraId="0000021B">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&lt;a href="#"&gt;</w:t>
      </w:r>
    </w:p>
    <w:p w:rsidR="00000000" w:rsidDel="00000000" w:rsidP="00000000" w:rsidRDefault="00000000" w:rsidRPr="00000000" w14:paraId="0000021C">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&lt;ion-icon name="logo-facebook"&gt;&lt;/ion-icon&gt;</w:t>
      </w:r>
    </w:p>
    <w:p w:rsidR="00000000" w:rsidDel="00000000" w:rsidP="00000000" w:rsidRDefault="00000000" w:rsidRPr="00000000" w14:paraId="0000021D">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&lt;/a&gt;</w:t>
      </w:r>
    </w:p>
    <w:p w:rsidR="00000000" w:rsidDel="00000000" w:rsidP="00000000" w:rsidRDefault="00000000" w:rsidRPr="00000000" w14:paraId="0000021E">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&lt;a href="#"&gt;</w:t>
      </w:r>
    </w:p>
    <w:p w:rsidR="00000000" w:rsidDel="00000000" w:rsidP="00000000" w:rsidRDefault="00000000" w:rsidRPr="00000000" w14:paraId="0000021F">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&lt;ion-icon name="logo-linkedin"&gt;&lt;/ion-icon&gt;</w:t>
      </w:r>
    </w:p>
    <w:p w:rsidR="00000000" w:rsidDel="00000000" w:rsidP="00000000" w:rsidRDefault="00000000" w:rsidRPr="00000000" w14:paraId="00000220">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&lt;/a&gt;</w:t>
      </w:r>
    </w:p>
    <w:p w:rsidR="00000000" w:rsidDel="00000000" w:rsidP="00000000" w:rsidRDefault="00000000" w:rsidRPr="00000000" w14:paraId="00000221">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&lt;a href="#"&gt;</w:t>
      </w:r>
    </w:p>
    <w:p w:rsidR="00000000" w:rsidDel="00000000" w:rsidP="00000000" w:rsidRDefault="00000000" w:rsidRPr="00000000" w14:paraId="00000222">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&lt;ion-icon name="logo-youtube"&gt;&lt;/ion-icon&gt;</w:t>
      </w:r>
    </w:p>
    <w:p w:rsidR="00000000" w:rsidDel="00000000" w:rsidP="00000000" w:rsidRDefault="00000000" w:rsidRPr="00000000" w14:paraId="00000223">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&lt;/a&gt;</w:t>
      </w:r>
    </w:p>
    <w:p w:rsidR="00000000" w:rsidDel="00000000" w:rsidP="00000000" w:rsidRDefault="00000000" w:rsidRPr="00000000" w14:paraId="00000224">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&lt;a href="#"&gt;</w:t>
      </w:r>
    </w:p>
    <w:p w:rsidR="00000000" w:rsidDel="00000000" w:rsidP="00000000" w:rsidRDefault="00000000" w:rsidRPr="00000000" w14:paraId="00000225">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&lt;ion-icon name="logo-instagram"&gt;&lt;/ion-icon&gt;</w:t>
      </w:r>
    </w:p>
    <w:p w:rsidR="00000000" w:rsidDel="00000000" w:rsidP="00000000" w:rsidRDefault="00000000" w:rsidRPr="00000000" w14:paraId="00000226">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&lt;/a&gt;</w:t>
      </w:r>
    </w:p>
    <w:p w:rsidR="00000000" w:rsidDel="00000000" w:rsidP="00000000" w:rsidRDefault="00000000" w:rsidRPr="00000000" w14:paraId="00000227">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&lt;a href="#"&gt;</w:t>
      </w:r>
    </w:p>
    <w:p w:rsidR="00000000" w:rsidDel="00000000" w:rsidP="00000000" w:rsidRDefault="00000000" w:rsidRPr="00000000" w14:paraId="00000228">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&lt;ion-icon name="logo-twitter"&gt;&lt;/ion-icon&gt;</w:t>
      </w:r>
    </w:p>
    <w:p w:rsidR="00000000" w:rsidDel="00000000" w:rsidP="00000000" w:rsidRDefault="00000000" w:rsidRPr="00000000" w14:paraId="00000229">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&lt;/a&gt;</w:t>
      </w:r>
    </w:p>
    <w:p w:rsidR="00000000" w:rsidDel="00000000" w:rsidP="00000000" w:rsidRDefault="00000000" w:rsidRPr="00000000" w14:paraId="0000022A">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&lt;/div&gt;</w:t>
      </w:r>
    </w:p>
    <w:p w:rsidR="00000000" w:rsidDel="00000000" w:rsidP="00000000" w:rsidRDefault="00000000" w:rsidRPr="00000000" w14:paraId="0000022B">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&lt;/div&gt;</w:t>
      </w:r>
    </w:p>
    <w:p w:rsidR="00000000" w:rsidDel="00000000" w:rsidP="00000000" w:rsidRDefault="00000000" w:rsidRPr="00000000" w14:paraId="0000022C">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 class="footer3"&gt;Copyright © &lt;h4&gt;SWM&lt;/h4&gt; 2023-2028&lt;/div&gt;</w:t>
      </w:r>
    </w:p>
    <w:p w:rsidR="00000000" w:rsidDel="00000000" w:rsidP="00000000" w:rsidRDefault="00000000" w:rsidRPr="00000000" w14:paraId="0000022D">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&lt;/footer&gt;</w:t>
      </w:r>
    </w:p>
    <w:p w:rsidR="00000000" w:rsidDel="00000000" w:rsidP="00000000" w:rsidRDefault="00000000" w:rsidRPr="00000000" w14:paraId="0000022E">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&lt;script src="https://unpkg.com/ionicons@4.5.10-0/dist/ionicons.js"&gt;&lt;/script&gt;</w:t>
      </w:r>
    </w:p>
    <w:p w:rsidR="00000000" w:rsidDel="00000000" w:rsidP="00000000" w:rsidRDefault="00000000" w:rsidRPr="00000000" w14:paraId="0000022F">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&lt;script src="./ecommerce.js"&gt;&lt;/script&gt;</w:t>
      </w:r>
    </w:p>
    <w:p w:rsidR="00000000" w:rsidDel="00000000" w:rsidP="00000000" w:rsidRDefault="00000000" w:rsidRPr="00000000" w14:paraId="00000230">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231">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&lt;/web&gt;</w:t>
      </w:r>
    </w:p>
    <w:p w:rsidR="00000000" w:rsidDel="00000000" w:rsidP="00000000" w:rsidRDefault="00000000" w:rsidRPr="00000000" w14:paraId="00000232">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233">
      <w:pPr>
        <w:tabs>
          <w:tab w:val="left" w:leader="none" w:pos="2450"/>
        </w:tabs>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//style.css</w:t>
      </w:r>
    </w:p>
    <w:p w:rsidR="00000000" w:rsidDel="00000000" w:rsidP="00000000" w:rsidRDefault="00000000" w:rsidRPr="00000000" w14:paraId="00000234">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35">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background: #fbfbfb;</w:t>
      </w:r>
    </w:p>
    <w:p w:rsidR="00000000" w:rsidDel="00000000" w:rsidP="00000000" w:rsidRDefault="00000000" w:rsidRPr="00000000" w14:paraId="00000236">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margin: 0;</w:t>
      </w:r>
    </w:p>
    <w:p w:rsidR="00000000" w:rsidDel="00000000" w:rsidP="00000000" w:rsidRDefault="00000000" w:rsidRPr="00000000" w14:paraId="00000237">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padding: 0;</w:t>
      </w:r>
    </w:p>
    <w:p w:rsidR="00000000" w:rsidDel="00000000" w:rsidP="00000000" w:rsidRDefault="00000000" w:rsidRPr="00000000" w14:paraId="00000238">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box-sizing: border-box;</w:t>
      </w:r>
    </w:p>
    <w:p w:rsidR="00000000" w:rsidDel="00000000" w:rsidP="00000000" w:rsidRDefault="00000000" w:rsidRPr="00000000" w14:paraId="00000239">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font-family: 'roboto', sans-serif;</w:t>
      </w:r>
    </w:p>
    <w:p w:rsidR="00000000" w:rsidDel="00000000" w:rsidP="00000000" w:rsidRDefault="00000000" w:rsidRPr="00000000" w14:paraId="0000023A">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3B">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.navbar{</w:t>
      </w:r>
    </w:p>
    <w:p w:rsidR="00000000" w:rsidDel="00000000" w:rsidP="00000000" w:rsidRDefault="00000000" w:rsidRPr="00000000" w14:paraId="0000023C">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position: sticky;</w:t>
      </w:r>
    </w:p>
    <w:p w:rsidR="00000000" w:rsidDel="00000000" w:rsidP="00000000" w:rsidRDefault="00000000" w:rsidRPr="00000000" w14:paraId="0000023D">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top: 0;</w:t>
      </w:r>
    </w:p>
    <w:p w:rsidR="00000000" w:rsidDel="00000000" w:rsidP="00000000" w:rsidRDefault="00000000" w:rsidRPr="00000000" w14:paraId="0000023E">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left: 0;</w:t>
      </w:r>
    </w:p>
    <w:p w:rsidR="00000000" w:rsidDel="00000000" w:rsidP="00000000" w:rsidRDefault="00000000" w:rsidRPr="00000000" w14:paraId="0000023F">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width: 100%;</w:t>
      </w:r>
    </w:p>
    <w:p w:rsidR="00000000" w:rsidDel="00000000" w:rsidP="00000000" w:rsidRDefault="00000000" w:rsidRPr="00000000" w14:paraId="00000240">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background: #f9f9f9;</w:t>
      </w:r>
    </w:p>
    <w:p w:rsidR="00000000" w:rsidDel="00000000" w:rsidP="00000000" w:rsidRDefault="00000000" w:rsidRPr="00000000" w14:paraId="00000241">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z-index: 9;</w:t>
      </w:r>
    </w:p>
    <w:p w:rsidR="00000000" w:rsidDel="00000000" w:rsidP="00000000" w:rsidRDefault="00000000" w:rsidRPr="00000000" w14:paraId="00000242">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43">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.nav{</w:t>
      </w:r>
    </w:p>
    <w:p w:rsidR="00000000" w:rsidDel="00000000" w:rsidP="00000000" w:rsidRDefault="00000000" w:rsidRPr="00000000" w14:paraId="00000244">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padding: 10px 10vw;</w:t>
      </w:r>
    </w:p>
    <w:p w:rsidR="00000000" w:rsidDel="00000000" w:rsidP="00000000" w:rsidRDefault="00000000" w:rsidRPr="00000000" w14:paraId="00000245">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display: flex;</w:t>
      </w:r>
    </w:p>
    <w:p w:rsidR="00000000" w:rsidDel="00000000" w:rsidP="00000000" w:rsidRDefault="00000000" w:rsidRPr="00000000" w14:paraId="00000246">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justify-content: space-between;</w:t>
      </w:r>
    </w:p>
    <w:p w:rsidR="00000000" w:rsidDel="00000000" w:rsidP="00000000" w:rsidRDefault="00000000" w:rsidRPr="00000000" w14:paraId="00000247">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48">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.brand-logo{</w:t>
      </w:r>
    </w:p>
    <w:p w:rsidR="00000000" w:rsidDel="00000000" w:rsidP="00000000" w:rsidRDefault="00000000" w:rsidRPr="00000000" w14:paraId="00000249">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height: 100px;</w:t>
      </w:r>
    </w:p>
    <w:p w:rsidR="00000000" w:rsidDel="00000000" w:rsidP="00000000" w:rsidRDefault="00000000" w:rsidRPr="00000000" w14:paraId="0000024A">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4B">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.nav-items{</w:t>
      </w:r>
    </w:p>
    <w:p w:rsidR="00000000" w:rsidDel="00000000" w:rsidP="00000000" w:rsidRDefault="00000000" w:rsidRPr="00000000" w14:paraId="0000024C">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display: flex;</w:t>
      </w:r>
    </w:p>
    <w:p w:rsidR="00000000" w:rsidDel="00000000" w:rsidP="00000000" w:rsidRDefault="00000000" w:rsidRPr="00000000" w14:paraId="0000024D">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align-items: center;</w:t>
      </w:r>
    </w:p>
    <w:p w:rsidR="00000000" w:rsidDel="00000000" w:rsidP="00000000" w:rsidRDefault="00000000" w:rsidRPr="00000000" w14:paraId="0000024E">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4F">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.search{</w:t>
      </w:r>
    </w:p>
    <w:p w:rsidR="00000000" w:rsidDel="00000000" w:rsidP="00000000" w:rsidRDefault="00000000" w:rsidRPr="00000000" w14:paraId="00000250">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width: 500px;</w:t>
      </w:r>
    </w:p>
    <w:p w:rsidR="00000000" w:rsidDel="00000000" w:rsidP="00000000" w:rsidRDefault="00000000" w:rsidRPr="00000000" w14:paraId="00000251">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display: flex;</w:t>
      </w:r>
    </w:p>
    <w:p w:rsidR="00000000" w:rsidDel="00000000" w:rsidP="00000000" w:rsidRDefault="00000000" w:rsidRPr="00000000" w14:paraId="00000252">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53">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.search-box{</w:t>
      </w:r>
    </w:p>
    <w:p w:rsidR="00000000" w:rsidDel="00000000" w:rsidP="00000000" w:rsidRDefault="00000000" w:rsidRPr="00000000" w14:paraId="00000254">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width: 80%;</w:t>
      </w:r>
    </w:p>
    <w:p w:rsidR="00000000" w:rsidDel="00000000" w:rsidP="00000000" w:rsidRDefault="00000000" w:rsidRPr="00000000" w14:paraId="00000255">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height: 40px;</w:t>
      </w:r>
    </w:p>
    <w:p w:rsidR="00000000" w:rsidDel="00000000" w:rsidP="00000000" w:rsidRDefault="00000000" w:rsidRPr="00000000" w14:paraId="00000256">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padding: 10px;</w:t>
      </w:r>
    </w:p>
    <w:p w:rsidR="00000000" w:rsidDel="00000000" w:rsidP="00000000" w:rsidRDefault="00000000" w:rsidRPr="00000000" w14:paraId="00000257">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border-top-left-radius: 10px;</w:t>
      </w:r>
    </w:p>
    <w:p w:rsidR="00000000" w:rsidDel="00000000" w:rsidP="00000000" w:rsidRDefault="00000000" w:rsidRPr="00000000" w14:paraId="00000258">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border-bottom-left-radius: 10px;</w:t>
      </w:r>
    </w:p>
    <w:p w:rsidR="00000000" w:rsidDel="00000000" w:rsidP="00000000" w:rsidRDefault="00000000" w:rsidRPr="00000000" w14:paraId="00000259">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border: 1px solid #363333;</w:t>
      </w:r>
    </w:p>
    <w:p w:rsidR="00000000" w:rsidDel="00000000" w:rsidP="00000000" w:rsidRDefault="00000000" w:rsidRPr="00000000" w14:paraId="0000025A">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text-transform: capitalize;</w:t>
      </w:r>
    </w:p>
    <w:p w:rsidR="00000000" w:rsidDel="00000000" w:rsidP="00000000" w:rsidRDefault="00000000" w:rsidRPr="00000000" w14:paraId="0000025B">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background: none;</w:t>
      </w:r>
    </w:p>
    <w:p w:rsidR="00000000" w:rsidDel="00000000" w:rsidP="00000000" w:rsidRDefault="00000000" w:rsidRPr="00000000" w14:paraId="0000025C">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color: #a9a9a9;</w:t>
      </w:r>
    </w:p>
    <w:p w:rsidR="00000000" w:rsidDel="00000000" w:rsidP="00000000" w:rsidRDefault="00000000" w:rsidRPr="00000000" w14:paraId="0000025D">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outline: none;</w:t>
      </w:r>
    </w:p>
    <w:p w:rsidR="00000000" w:rsidDel="00000000" w:rsidP="00000000" w:rsidRDefault="00000000" w:rsidRPr="00000000" w14:paraId="0000025E">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5F">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.search-btn{</w:t>
      </w:r>
    </w:p>
    <w:p w:rsidR="00000000" w:rsidDel="00000000" w:rsidP="00000000" w:rsidRDefault="00000000" w:rsidRPr="00000000" w14:paraId="00000260">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width: 20%;</w:t>
      </w:r>
    </w:p>
    <w:p w:rsidR="00000000" w:rsidDel="00000000" w:rsidP="00000000" w:rsidRDefault="00000000" w:rsidRPr="00000000" w14:paraId="00000261">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height: 40px;</w:t>
      </w:r>
    </w:p>
    <w:p w:rsidR="00000000" w:rsidDel="00000000" w:rsidP="00000000" w:rsidRDefault="00000000" w:rsidRPr="00000000" w14:paraId="00000262">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padding: 10px 20px;</w:t>
      </w:r>
    </w:p>
    <w:p w:rsidR="00000000" w:rsidDel="00000000" w:rsidP="00000000" w:rsidRDefault="00000000" w:rsidRPr="00000000" w14:paraId="00000263">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border: none;</w:t>
      </w:r>
    </w:p>
    <w:p w:rsidR="00000000" w:rsidDel="00000000" w:rsidP="00000000" w:rsidRDefault="00000000" w:rsidRPr="00000000" w14:paraId="00000264">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outline: none;</w:t>
      </w:r>
    </w:p>
    <w:p w:rsidR="00000000" w:rsidDel="00000000" w:rsidP="00000000" w:rsidRDefault="00000000" w:rsidRPr="00000000" w14:paraId="00000265">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cursor: pointer;</w:t>
      </w:r>
    </w:p>
    <w:p w:rsidR="00000000" w:rsidDel="00000000" w:rsidP="00000000" w:rsidRDefault="00000000" w:rsidRPr="00000000" w14:paraId="00000266">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background: #383838;</w:t>
      </w:r>
    </w:p>
    <w:p w:rsidR="00000000" w:rsidDel="00000000" w:rsidP="00000000" w:rsidRDefault="00000000" w:rsidRPr="00000000" w14:paraId="00000267">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color: #fff;</w:t>
      </w:r>
    </w:p>
    <w:p w:rsidR="00000000" w:rsidDel="00000000" w:rsidP="00000000" w:rsidRDefault="00000000" w:rsidRPr="00000000" w14:paraId="00000268">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text-transform: capitalize;</w:t>
      </w:r>
    </w:p>
    <w:p w:rsidR="00000000" w:rsidDel="00000000" w:rsidP="00000000" w:rsidRDefault="00000000" w:rsidRPr="00000000" w14:paraId="00000269">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font-size: 15px;</w:t>
      </w:r>
    </w:p>
    <w:p w:rsidR="00000000" w:rsidDel="00000000" w:rsidP="00000000" w:rsidRDefault="00000000" w:rsidRPr="00000000" w14:paraId="0000026A">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border-top-right-radius: 10px;</w:t>
      </w:r>
    </w:p>
    <w:p w:rsidR="00000000" w:rsidDel="00000000" w:rsidP="00000000" w:rsidRDefault="00000000" w:rsidRPr="00000000" w14:paraId="0000026B">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border-bottom-right-radius: 10px;</w:t>
      </w:r>
    </w:p>
    <w:p w:rsidR="00000000" w:rsidDel="00000000" w:rsidP="00000000" w:rsidRDefault="00000000" w:rsidRPr="00000000" w14:paraId="0000026C">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6D">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.search-box::placeholder{</w:t>
      </w:r>
    </w:p>
    <w:p w:rsidR="00000000" w:rsidDel="00000000" w:rsidP="00000000" w:rsidRDefault="00000000" w:rsidRPr="00000000" w14:paraId="0000026E">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color: #a9a9a9;</w:t>
      </w:r>
    </w:p>
    <w:p w:rsidR="00000000" w:rsidDel="00000000" w:rsidP="00000000" w:rsidRDefault="00000000" w:rsidRPr="00000000" w14:paraId="0000026F">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70">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.Under{</w:t>
      </w:r>
    </w:p>
    <w:p w:rsidR="00000000" w:rsidDel="00000000" w:rsidP="00000000" w:rsidRDefault="00000000" w:rsidRPr="00000000" w14:paraId="00000271">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72">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display: flex;</w:t>
      </w:r>
    </w:p>
    <w:p w:rsidR="00000000" w:rsidDel="00000000" w:rsidP="00000000" w:rsidRDefault="00000000" w:rsidRPr="00000000" w14:paraId="00000273">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font-size: 20px;</w:t>
      </w:r>
    </w:p>
    <w:p w:rsidR="00000000" w:rsidDel="00000000" w:rsidP="00000000" w:rsidRDefault="00000000" w:rsidRPr="00000000" w14:paraId="00000274">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text-transform: capitalize;</w:t>
      </w:r>
    </w:p>
    <w:p w:rsidR="00000000" w:rsidDel="00000000" w:rsidP="00000000" w:rsidRDefault="00000000" w:rsidRPr="00000000" w14:paraId="00000275">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padding: 0 20px;</w:t>
      </w:r>
    </w:p>
    <w:p w:rsidR="00000000" w:rsidDel="00000000" w:rsidP="00000000" w:rsidRDefault="00000000" w:rsidRPr="00000000" w14:paraId="00000276">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text-decoration: none;</w:t>
      </w:r>
    </w:p>
    <w:p w:rsidR="00000000" w:rsidDel="00000000" w:rsidP="00000000" w:rsidRDefault="00000000" w:rsidRPr="00000000" w14:paraId="00000277">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color: #070606;</w:t>
      </w:r>
    </w:p>
    <w:p w:rsidR="00000000" w:rsidDel="00000000" w:rsidP="00000000" w:rsidRDefault="00000000" w:rsidRPr="00000000" w14:paraId="00000278">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opacity: 1;</w:t>
      </w:r>
    </w:p>
    <w:p w:rsidR="00000000" w:rsidDel="00000000" w:rsidP="00000000" w:rsidRDefault="00000000" w:rsidRPr="00000000" w14:paraId="00000279">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7A">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.nav-items a{</w:t>
      </w:r>
    </w:p>
    <w:p w:rsidR="00000000" w:rsidDel="00000000" w:rsidP="00000000" w:rsidRDefault="00000000" w:rsidRPr="00000000" w14:paraId="0000027B">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margin-left: 20px;</w:t>
      </w:r>
    </w:p>
    <w:p w:rsidR="00000000" w:rsidDel="00000000" w:rsidP="00000000" w:rsidRDefault="00000000" w:rsidRPr="00000000" w14:paraId="0000027C">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7D">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.nav-items a img{</w:t>
      </w:r>
    </w:p>
    <w:p w:rsidR="00000000" w:rsidDel="00000000" w:rsidP="00000000" w:rsidRDefault="00000000" w:rsidRPr="00000000" w14:paraId="0000027E">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width: 30px;</w:t>
      </w:r>
    </w:p>
    <w:p w:rsidR="00000000" w:rsidDel="00000000" w:rsidP="00000000" w:rsidRDefault="00000000" w:rsidRPr="00000000" w14:paraId="0000027F">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80">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.links-container{</w:t>
      </w:r>
    </w:p>
    <w:p w:rsidR="00000000" w:rsidDel="00000000" w:rsidP="00000000" w:rsidRDefault="00000000" w:rsidRPr="00000000" w14:paraId="00000281">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width: 100%;</w:t>
      </w:r>
    </w:p>
    <w:p w:rsidR="00000000" w:rsidDel="00000000" w:rsidP="00000000" w:rsidRDefault="00000000" w:rsidRPr="00000000" w14:paraId="00000282">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display: flex;</w:t>
      </w:r>
    </w:p>
    <w:p w:rsidR="00000000" w:rsidDel="00000000" w:rsidP="00000000" w:rsidRDefault="00000000" w:rsidRPr="00000000" w14:paraId="00000283">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padding: 10px 10vw;</w:t>
      </w:r>
    </w:p>
    <w:p w:rsidR="00000000" w:rsidDel="00000000" w:rsidP="00000000" w:rsidRDefault="00000000" w:rsidRPr="00000000" w14:paraId="00000284">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justify-content: center;</w:t>
      </w:r>
    </w:p>
    <w:p w:rsidR="00000000" w:rsidDel="00000000" w:rsidP="00000000" w:rsidRDefault="00000000" w:rsidRPr="00000000" w14:paraId="00000285">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list-style: none;</w:t>
      </w:r>
    </w:p>
    <w:p w:rsidR="00000000" w:rsidDel="00000000" w:rsidP="00000000" w:rsidRDefault="00000000" w:rsidRPr="00000000" w14:paraId="00000286">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border-top: 1px solid #d1d1d1;</w:t>
      </w:r>
    </w:p>
    <w:p w:rsidR="00000000" w:rsidDel="00000000" w:rsidP="00000000" w:rsidRDefault="00000000" w:rsidRPr="00000000" w14:paraId="00000287">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background: #f9f9f9;</w:t>
      </w:r>
    </w:p>
    <w:p w:rsidR="00000000" w:rsidDel="00000000" w:rsidP="00000000" w:rsidRDefault="00000000" w:rsidRPr="00000000" w14:paraId="00000288">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89">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28A">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.link{</w:t>
      </w:r>
    </w:p>
    <w:p w:rsidR="00000000" w:rsidDel="00000000" w:rsidP="00000000" w:rsidRDefault="00000000" w:rsidRPr="00000000" w14:paraId="0000028B">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font-size: 30px;</w:t>
      </w:r>
    </w:p>
    <w:p w:rsidR="00000000" w:rsidDel="00000000" w:rsidP="00000000" w:rsidRDefault="00000000" w:rsidRPr="00000000" w14:paraId="0000028C">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text-transform: capitalize;</w:t>
      </w:r>
    </w:p>
    <w:p w:rsidR="00000000" w:rsidDel="00000000" w:rsidP="00000000" w:rsidRDefault="00000000" w:rsidRPr="00000000" w14:paraId="0000028D">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padding: 0 20px;</w:t>
      </w:r>
    </w:p>
    <w:p w:rsidR="00000000" w:rsidDel="00000000" w:rsidP="00000000" w:rsidRDefault="00000000" w:rsidRPr="00000000" w14:paraId="0000028E">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margin: 0 5px;</w:t>
      </w:r>
    </w:p>
    <w:p w:rsidR="00000000" w:rsidDel="00000000" w:rsidP="00000000" w:rsidRDefault="00000000" w:rsidRPr="00000000" w14:paraId="0000028F">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text-decoration: none;</w:t>
      </w:r>
    </w:p>
    <w:p w:rsidR="00000000" w:rsidDel="00000000" w:rsidP="00000000" w:rsidRDefault="00000000" w:rsidRPr="00000000" w14:paraId="00000290">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color: #070606;</w:t>
      </w:r>
    </w:p>
    <w:p w:rsidR="00000000" w:rsidDel="00000000" w:rsidP="00000000" w:rsidRDefault="00000000" w:rsidRPr="00000000" w14:paraId="00000291">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opacity: 1;</w:t>
      </w:r>
    </w:p>
    <w:p w:rsidR="00000000" w:rsidDel="00000000" w:rsidP="00000000" w:rsidRDefault="00000000" w:rsidRPr="00000000" w14:paraId="00000292">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transition: .5s;</w:t>
      </w:r>
    </w:p>
    <w:p w:rsidR="00000000" w:rsidDel="00000000" w:rsidP="00000000" w:rsidRDefault="00000000" w:rsidRPr="00000000" w14:paraId="00000293">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94">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295">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.link:hover{</w:t>
      </w:r>
    </w:p>
    <w:p w:rsidR="00000000" w:rsidDel="00000000" w:rsidP="00000000" w:rsidRDefault="00000000" w:rsidRPr="00000000" w14:paraId="00000296">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opacity: 1;</w:t>
      </w:r>
    </w:p>
    <w:p w:rsidR="00000000" w:rsidDel="00000000" w:rsidP="00000000" w:rsidRDefault="00000000" w:rsidRPr="00000000" w14:paraId="00000297">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98">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299">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.hero-section{</w:t>
      </w:r>
    </w:p>
    <w:p w:rsidR="00000000" w:rsidDel="00000000" w:rsidP="00000000" w:rsidRDefault="00000000" w:rsidRPr="00000000" w14:paraId="0000029A">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width: 100%;</w:t>
      </w:r>
    </w:p>
    <w:p w:rsidR="00000000" w:rsidDel="00000000" w:rsidP="00000000" w:rsidRDefault="00000000" w:rsidRPr="00000000" w14:paraId="0000029B">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height: calc(100vh - 120px);</w:t>
      </w:r>
    </w:p>
    <w:p w:rsidR="00000000" w:rsidDel="00000000" w:rsidP="00000000" w:rsidRDefault="00000000" w:rsidRPr="00000000" w14:paraId="0000029C">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background-image: url('../img/header.png');</w:t>
      </w:r>
    </w:p>
    <w:p w:rsidR="00000000" w:rsidDel="00000000" w:rsidP="00000000" w:rsidRDefault="00000000" w:rsidRPr="00000000" w14:paraId="0000029D">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background-size: cover;</w:t>
      </w:r>
    </w:p>
    <w:p w:rsidR="00000000" w:rsidDel="00000000" w:rsidP="00000000" w:rsidRDefault="00000000" w:rsidRPr="00000000" w14:paraId="0000029E">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display: flex;</w:t>
      </w:r>
    </w:p>
    <w:p w:rsidR="00000000" w:rsidDel="00000000" w:rsidP="00000000" w:rsidRDefault="00000000" w:rsidRPr="00000000" w14:paraId="0000029F">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justify-content: center;</w:t>
      </w:r>
    </w:p>
    <w:p w:rsidR="00000000" w:rsidDel="00000000" w:rsidP="00000000" w:rsidRDefault="00000000" w:rsidRPr="00000000" w14:paraId="000002A0">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align-items: center;</w:t>
      </w:r>
    </w:p>
    <w:p w:rsidR="00000000" w:rsidDel="00000000" w:rsidP="00000000" w:rsidRDefault="00000000" w:rsidRPr="00000000" w14:paraId="000002A1">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A2">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2A3">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.hero-section .logo{</w:t>
      </w:r>
    </w:p>
    <w:p w:rsidR="00000000" w:rsidDel="00000000" w:rsidP="00000000" w:rsidRDefault="00000000" w:rsidRPr="00000000" w14:paraId="000002A4">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text-align: left;</w:t>
      </w:r>
    </w:p>
    <w:p w:rsidR="00000000" w:rsidDel="00000000" w:rsidP="00000000" w:rsidRDefault="00000000" w:rsidRPr="00000000" w14:paraId="000002A5">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height:70% ;</w:t>
      </w:r>
    </w:p>
    <w:p w:rsidR="00000000" w:rsidDel="00000000" w:rsidP="00000000" w:rsidRDefault="00000000" w:rsidRPr="00000000" w14:paraId="000002A6">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width: 90%;</w:t>
      </w:r>
    </w:p>
    <w:p w:rsidR="00000000" w:rsidDel="00000000" w:rsidP="00000000" w:rsidRDefault="00000000" w:rsidRPr="00000000" w14:paraId="000002A7">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display: block;</w:t>
      </w:r>
    </w:p>
    <w:p w:rsidR="00000000" w:rsidDel="00000000" w:rsidP="00000000" w:rsidRDefault="00000000" w:rsidRPr="00000000" w14:paraId="000002A8">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margin: auto;</w:t>
      </w:r>
    </w:p>
    <w:p w:rsidR="00000000" w:rsidDel="00000000" w:rsidP="00000000" w:rsidRDefault="00000000" w:rsidRPr="00000000" w14:paraId="000002A9">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AA">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2AB">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.hero-section .sub-heading{</w:t>
      </w:r>
    </w:p>
    <w:p w:rsidR="00000000" w:rsidDel="00000000" w:rsidP="00000000" w:rsidRDefault="00000000" w:rsidRPr="00000000" w14:paraId="000002AC">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margin-top: 10px;</w:t>
      </w:r>
    </w:p>
    <w:p w:rsidR="00000000" w:rsidDel="00000000" w:rsidP="00000000" w:rsidRDefault="00000000" w:rsidRPr="00000000" w14:paraId="000002AD">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text-align: center;</w:t>
      </w:r>
    </w:p>
    <w:p w:rsidR="00000000" w:rsidDel="00000000" w:rsidP="00000000" w:rsidRDefault="00000000" w:rsidRPr="00000000" w14:paraId="000002AE">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color: #fff;</w:t>
      </w:r>
    </w:p>
    <w:p w:rsidR="00000000" w:rsidDel="00000000" w:rsidP="00000000" w:rsidRDefault="00000000" w:rsidRPr="00000000" w14:paraId="000002AF">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text-transform: capitalize;</w:t>
      </w:r>
    </w:p>
    <w:p w:rsidR="00000000" w:rsidDel="00000000" w:rsidP="00000000" w:rsidRDefault="00000000" w:rsidRPr="00000000" w14:paraId="000002B0">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font-size: 35px;</w:t>
      </w:r>
    </w:p>
    <w:p w:rsidR="00000000" w:rsidDel="00000000" w:rsidP="00000000" w:rsidRDefault="00000000" w:rsidRPr="00000000" w14:paraId="000002B1">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font-weight: 300;</w:t>
      </w:r>
    </w:p>
    <w:p w:rsidR="00000000" w:rsidDel="00000000" w:rsidP="00000000" w:rsidRDefault="00000000" w:rsidRPr="00000000" w14:paraId="000002B2">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B3">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.info{</w:t>
      </w:r>
    </w:p>
    <w:p w:rsidR="00000000" w:rsidDel="00000000" w:rsidP="00000000" w:rsidRDefault="00000000" w:rsidRPr="00000000" w14:paraId="000002B4">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text-align: center;</w:t>
      </w:r>
    </w:p>
    <w:p w:rsidR="00000000" w:rsidDel="00000000" w:rsidP="00000000" w:rsidRDefault="00000000" w:rsidRPr="00000000" w14:paraId="000002B5">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B6">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.font{</w:t>
      </w:r>
    </w:p>
    <w:p w:rsidR="00000000" w:rsidDel="00000000" w:rsidP="00000000" w:rsidRDefault="00000000" w:rsidRPr="00000000" w14:paraId="000002B7">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text-align:center;</w:t>
      </w:r>
    </w:p>
    <w:p w:rsidR="00000000" w:rsidDel="00000000" w:rsidP="00000000" w:rsidRDefault="00000000" w:rsidRPr="00000000" w14:paraId="000002B8">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font-family:Franklin Gothic Medium;</w:t>
      </w:r>
    </w:p>
    <w:p w:rsidR="00000000" w:rsidDel="00000000" w:rsidP="00000000" w:rsidRDefault="00000000" w:rsidRPr="00000000" w14:paraId="000002B9">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font-size: 20px;</w:t>
      </w:r>
    </w:p>
    <w:p w:rsidR="00000000" w:rsidDel="00000000" w:rsidP="00000000" w:rsidRDefault="00000000" w:rsidRPr="00000000" w14:paraId="000002BA">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color: #383838;</w:t>
      </w:r>
    </w:p>
    <w:p w:rsidR="00000000" w:rsidDel="00000000" w:rsidP="00000000" w:rsidRDefault="00000000" w:rsidRPr="00000000" w14:paraId="000002BB">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BC">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.font1{</w:t>
      </w:r>
    </w:p>
    <w:p w:rsidR="00000000" w:rsidDel="00000000" w:rsidP="00000000" w:rsidRDefault="00000000" w:rsidRPr="00000000" w14:paraId="000002BD">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text-align-last: center;</w:t>
      </w:r>
    </w:p>
    <w:p w:rsidR="00000000" w:rsidDel="00000000" w:rsidP="00000000" w:rsidRDefault="00000000" w:rsidRPr="00000000" w14:paraId="000002BE">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font-family:Franklin Gothic Medium;</w:t>
      </w:r>
    </w:p>
    <w:p w:rsidR="00000000" w:rsidDel="00000000" w:rsidP="00000000" w:rsidRDefault="00000000" w:rsidRPr="00000000" w14:paraId="000002BF">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font-size: 20px;</w:t>
      </w:r>
    </w:p>
    <w:p w:rsidR="00000000" w:rsidDel="00000000" w:rsidP="00000000" w:rsidRDefault="00000000" w:rsidRPr="00000000" w14:paraId="000002C0">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color: #383838;</w:t>
      </w:r>
    </w:p>
    <w:p w:rsidR="00000000" w:rsidDel="00000000" w:rsidP="00000000" w:rsidRDefault="00000000" w:rsidRPr="00000000" w14:paraId="000002C1">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C2">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2C3">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.section2 .container {</w:t>
      </w:r>
    </w:p>
    <w:p w:rsidR="00000000" w:rsidDel="00000000" w:rsidP="00000000" w:rsidRDefault="00000000" w:rsidRPr="00000000" w14:paraId="000002C4">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display: flex;</w:t>
      </w:r>
    </w:p>
    <w:p w:rsidR="00000000" w:rsidDel="00000000" w:rsidP="00000000" w:rsidRDefault="00000000" w:rsidRPr="00000000" w14:paraId="000002C5">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width: 100%;</w:t>
      </w:r>
    </w:p>
    <w:p w:rsidR="00000000" w:rsidDel="00000000" w:rsidP="00000000" w:rsidRDefault="00000000" w:rsidRPr="00000000" w14:paraId="000002C6">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height: max-content;</w:t>
      </w:r>
    </w:p>
    <w:p w:rsidR="00000000" w:rsidDel="00000000" w:rsidP="00000000" w:rsidRDefault="00000000" w:rsidRPr="00000000" w14:paraId="000002C7">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flex-wrap: wrap;</w:t>
      </w:r>
    </w:p>
    <w:p w:rsidR="00000000" w:rsidDel="00000000" w:rsidP="00000000" w:rsidRDefault="00000000" w:rsidRPr="00000000" w14:paraId="000002C8">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justify-content: center;</w:t>
      </w:r>
    </w:p>
    <w:p w:rsidR="00000000" w:rsidDel="00000000" w:rsidP="00000000" w:rsidRDefault="00000000" w:rsidRPr="00000000" w14:paraId="000002C9">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margin: 10px auto;</w:t>
      </w:r>
    </w:p>
    <w:p w:rsidR="00000000" w:rsidDel="00000000" w:rsidP="00000000" w:rsidRDefault="00000000" w:rsidRPr="00000000" w14:paraId="000002CA">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CB">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.section2 .container .items {</w:t>
      </w:r>
    </w:p>
    <w:p w:rsidR="00000000" w:rsidDel="00000000" w:rsidP="00000000" w:rsidRDefault="00000000" w:rsidRPr="00000000" w14:paraId="000002CC">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margin: 10px;</w:t>
      </w:r>
    </w:p>
    <w:p w:rsidR="00000000" w:rsidDel="00000000" w:rsidP="00000000" w:rsidRDefault="00000000" w:rsidRPr="00000000" w14:paraId="000002CD">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width: 200px;</w:t>
      </w:r>
    </w:p>
    <w:p w:rsidR="00000000" w:rsidDel="00000000" w:rsidP="00000000" w:rsidRDefault="00000000" w:rsidRPr="00000000" w14:paraId="000002CE">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height: 300px;</w:t>
      </w:r>
    </w:p>
    <w:p w:rsidR="00000000" w:rsidDel="00000000" w:rsidP="00000000" w:rsidRDefault="00000000" w:rsidRPr="00000000" w14:paraId="000002CF">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background-color: white;</w:t>
      </w:r>
    </w:p>
    <w:p w:rsidR="00000000" w:rsidDel="00000000" w:rsidP="00000000" w:rsidRDefault="00000000" w:rsidRPr="00000000" w14:paraId="000002D0">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border: 2.5px solid black;</w:t>
      </w:r>
    </w:p>
    <w:p w:rsidR="00000000" w:rsidDel="00000000" w:rsidP="00000000" w:rsidRDefault="00000000" w:rsidRPr="00000000" w14:paraId="000002D1">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border-radius: 12px;</w:t>
      </w:r>
    </w:p>
    <w:p w:rsidR="00000000" w:rsidDel="00000000" w:rsidP="00000000" w:rsidRDefault="00000000" w:rsidRPr="00000000" w14:paraId="000002D2">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D3">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.section2 .container .items .name {</w:t>
      </w:r>
    </w:p>
    <w:p w:rsidR="00000000" w:rsidDel="00000000" w:rsidP="00000000" w:rsidRDefault="00000000" w:rsidRPr="00000000" w14:paraId="000002D4">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text-align: center;</w:t>
      </w:r>
    </w:p>
    <w:p w:rsidR="00000000" w:rsidDel="00000000" w:rsidP="00000000" w:rsidRDefault="00000000" w:rsidRPr="00000000" w14:paraId="000002D5">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background-color: rgb(240, 197, 6);</w:t>
      </w:r>
    </w:p>
    <w:p w:rsidR="00000000" w:rsidDel="00000000" w:rsidP="00000000" w:rsidRDefault="00000000" w:rsidRPr="00000000" w14:paraId="000002D6">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height: 25px;</w:t>
      </w:r>
    </w:p>
    <w:p w:rsidR="00000000" w:rsidDel="00000000" w:rsidP="00000000" w:rsidRDefault="00000000" w:rsidRPr="00000000" w14:paraId="000002D7">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padding-top: 4px;</w:t>
      </w:r>
    </w:p>
    <w:p w:rsidR="00000000" w:rsidDel="00000000" w:rsidP="00000000" w:rsidRDefault="00000000" w:rsidRPr="00000000" w14:paraId="000002D8">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color: white;</w:t>
      </w:r>
    </w:p>
    <w:p w:rsidR="00000000" w:rsidDel="00000000" w:rsidP="00000000" w:rsidRDefault="00000000" w:rsidRPr="00000000" w14:paraId="000002D9">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margin: 0;</w:t>
      </w:r>
    </w:p>
    <w:p w:rsidR="00000000" w:rsidDel="00000000" w:rsidP="00000000" w:rsidRDefault="00000000" w:rsidRPr="00000000" w14:paraId="000002DA">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DB">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DC">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2DD">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.section2 .container .items .img img {</w:t>
      </w:r>
    </w:p>
    <w:p w:rsidR="00000000" w:rsidDel="00000000" w:rsidP="00000000" w:rsidRDefault="00000000" w:rsidRPr="00000000" w14:paraId="000002DE">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width: 200px;</w:t>
      </w:r>
    </w:p>
    <w:p w:rsidR="00000000" w:rsidDel="00000000" w:rsidP="00000000" w:rsidRDefault="00000000" w:rsidRPr="00000000" w14:paraId="000002DF">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height: 250px;</w:t>
      </w:r>
    </w:p>
    <w:p w:rsidR="00000000" w:rsidDel="00000000" w:rsidP="00000000" w:rsidRDefault="00000000" w:rsidRPr="00000000" w14:paraId="000002E0">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margin: 0;</w:t>
      </w:r>
    </w:p>
    <w:p w:rsidR="00000000" w:rsidDel="00000000" w:rsidP="00000000" w:rsidRDefault="00000000" w:rsidRPr="00000000" w14:paraId="000002E1">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padding: 0;</w:t>
      </w:r>
    </w:p>
    <w:p w:rsidR="00000000" w:rsidDel="00000000" w:rsidP="00000000" w:rsidRDefault="00000000" w:rsidRPr="00000000" w14:paraId="000002E2">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border-radius: 12px;</w:t>
      </w:r>
    </w:p>
    <w:p w:rsidR="00000000" w:rsidDel="00000000" w:rsidP="00000000" w:rsidRDefault="00000000" w:rsidRPr="00000000" w14:paraId="000002E3">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transition-duration: 0.8s;</w:t>
      </w:r>
    </w:p>
    <w:p w:rsidR="00000000" w:rsidDel="00000000" w:rsidP="00000000" w:rsidRDefault="00000000" w:rsidRPr="00000000" w14:paraId="000002E4">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E5">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.section2 .container .items .img {</w:t>
      </w:r>
    </w:p>
    <w:p w:rsidR="00000000" w:rsidDel="00000000" w:rsidP="00000000" w:rsidRDefault="00000000" w:rsidRPr="00000000" w14:paraId="000002E6">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overflow: hidden;</w:t>
      </w:r>
    </w:p>
    <w:p w:rsidR="00000000" w:rsidDel="00000000" w:rsidP="00000000" w:rsidRDefault="00000000" w:rsidRPr="00000000" w14:paraId="000002E7">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margin: 0;</w:t>
      </w:r>
    </w:p>
    <w:p w:rsidR="00000000" w:rsidDel="00000000" w:rsidP="00000000" w:rsidRDefault="00000000" w:rsidRPr="00000000" w14:paraId="000002E8">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E9">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.section2 .container .items:hover .img img {</w:t>
      </w:r>
    </w:p>
    <w:p w:rsidR="00000000" w:rsidDel="00000000" w:rsidP="00000000" w:rsidRDefault="00000000" w:rsidRPr="00000000" w14:paraId="000002EA">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transform: scale(1.2);</w:t>
      </w:r>
    </w:p>
    <w:p w:rsidR="00000000" w:rsidDel="00000000" w:rsidP="00000000" w:rsidRDefault="00000000" w:rsidRPr="00000000" w14:paraId="000002EB">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transition-duration: 0.8s;</w:t>
      </w:r>
    </w:p>
    <w:p w:rsidR="00000000" w:rsidDel="00000000" w:rsidP="00000000" w:rsidRDefault="00000000" w:rsidRPr="00000000" w14:paraId="000002EC">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border-radius: 12px;</w:t>
      </w:r>
    </w:p>
    <w:p w:rsidR="00000000" w:rsidDel="00000000" w:rsidP="00000000" w:rsidRDefault="00000000" w:rsidRPr="00000000" w14:paraId="000002ED">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EE">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2EF">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.imgg1 .immg{</w:t>
      </w:r>
    </w:p>
    <w:p w:rsidR="00000000" w:rsidDel="00000000" w:rsidP="00000000" w:rsidRDefault="00000000" w:rsidRPr="00000000" w14:paraId="000002F0">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border-radius: 8px;</w:t>
      </w:r>
    </w:p>
    <w:p w:rsidR="00000000" w:rsidDel="00000000" w:rsidP="00000000" w:rsidRDefault="00000000" w:rsidRPr="00000000" w14:paraId="000002F1">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display: block;</w:t>
      </w:r>
    </w:p>
    <w:p w:rsidR="00000000" w:rsidDel="00000000" w:rsidP="00000000" w:rsidRDefault="00000000" w:rsidRPr="00000000" w14:paraId="000002F2">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margin-left: auto;</w:t>
      </w:r>
    </w:p>
    <w:p w:rsidR="00000000" w:rsidDel="00000000" w:rsidP="00000000" w:rsidRDefault="00000000" w:rsidRPr="00000000" w14:paraId="000002F3">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margin-right: auto;</w:t>
      </w:r>
    </w:p>
    <w:p w:rsidR="00000000" w:rsidDel="00000000" w:rsidP="00000000" w:rsidRDefault="00000000" w:rsidRPr="00000000" w14:paraId="000002F4">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width: 50%;</w:t>
      </w:r>
    </w:p>
    <w:p w:rsidR="00000000" w:rsidDel="00000000" w:rsidP="00000000" w:rsidRDefault="00000000" w:rsidRPr="00000000" w14:paraId="000002F5">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height: 30%;</w:t>
      </w:r>
    </w:p>
    <w:p w:rsidR="00000000" w:rsidDel="00000000" w:rsidP="00000000" w:rsidRDefault="00000000" w:rsidRPr="00000000" w14:paraId="000002F6">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F7">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F8">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2F9">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2FA">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2FB">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2FC">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h3{</w:t>
      </w:r>
    </w:p>
    <w:p w:rsidR="00000000" w:rsidDel="00000000" w:rsidP="00000000" w:rsidRDefault="00000000" w:rsidRPr="00000000" w14:paraId="000002FD">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text-align: center;</w:t>
      </w:r>
    </w:p>
    <w:p w:rsidR="00000000" w:rsidDel="00000000" w:rsidP="00000000" w:rsidRDefault="00000000" w:rsidRPr="00000000" w14:paraId="000002FE">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font-size: 200%;</w:t>
      </w:r>
    </w:p>
    <w:p w:rsidR="00000000" w:rsidDel="00000000" w:rsidP="00000000" w:rsidRDefault="00000000" w:rsidRPr="00000000" w14:paraId="000002FF">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font-weight: 500;</w:t>
      </w:r>
    </w:p>
    <w:p w:rsidR="00000000" w:rsidDel="00000000" w:rsidP="00000000" w:rsidRDefault="00000000" w:rsidRPr="00000000" w14:paraId="00000300">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background-color: rgb(247, 247, 218);</w:t>
      </w:r>
    </w:p>
    <w:p w:rsidR="00000000" w:rsidDel="00000000" w:rsidP="00000000" w:rsidRDefault="00000000" w:rsidRPr="00000000" w14:paraId="00000301">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color: black;</w:t>
      </w:r>
    </w:p>
    <w:p w:rsidR="00000000" w:rsidDel="00000000" w:rsidP="00000000" w:rsidRDefault="00000000" w:rsidRPr="00000000" w14:paraId="00000302">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03">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304">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.ri .imag{</w:t>
      </w:r>
    </w:p>
    <w:p w:rsidR="00000000" w:rsidDel="00000000" w:rsidP="00000000" w:rsidRDefault="00000000" w:rsidRPr="00000000" w14:paraId="00000305">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border-radius: 8px;</w:t>
      </w:r>
    </w:p>
    <w:p w:rsidR="00000000" w:rsidDel="00000000" w:rsidP="00000000" w:rsidRDefault="00000000" w:rsidRPr="00000000" w14:paraId="00000306">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display: block;</w:t>
      </w:r>
    </w:p>
    <w:p w:rsidR="00000000" w:rsidDel="00000000" w:rsidP="00000000" w:rsidRDefault="00000000" w:rsidRPr="00000000" w14:paraId="00000307">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margin-left: auto;</w:t>
      </w:r>
    </w:p>
    <w:p w:rsidR="00000000" w:rsidDel="00000000" w:rsidP="00000000" w:rsidRDefault="00000000" w:rsidRPr="00000000" w14:paraId="00000308">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margin-right: auto;</w:t>
      </w:r>
    </w:p>
    <w:p w:rsidR="00000000" w:rsidDel="00000000" w:rsidP="00000000" w:rsidRDefault="00000000" w:rsidRPr="00000000" w14:paraId="00000309">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width: 50%;</w:t>
      </w:r>
    </w:p>
    <w:p w:rsidR="00000000" w:rsidDel="00000000" w:rsidP="00000000" w:rsidRDefault="00000000" w:rsidRPr="00000000" w14:paraId="0000030A">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height: 40%;</w:t>
      </w:r>
    </w:p>
    <w:p w:rsidR="00000000" w:rsidDel="00000000" w:rsidP="00000000" w:rsidRDefault="00000000" w:rsidRPr="00000000" w14:paraId="0000030B">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30C">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30D">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footer{display: flex;</w:t>
      </w:r>
    </w:p>
    <w:p w:rsidR="00000000" w:rsidDel="00000000" w:rsidP="00000000" w:rsidRDefault="00000000" w:rsidRPr="00000000" w14:paraId="0000030E">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flex-direction: column;</w:t>
      </w:r>
    </w:p>
    <w:p w:rsidR="00000000" w:rsidDel="00000000" w:rsidP="00000000" w:rsidRDefault="00000000" w:rsidRPr="00000000" w14:paraId="0000030F">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background-color: rgb(244, 242, 242);</w:t>
      </w:r>
    </w:p>
    <w:p w:rsidR="00000000" w:rsidDel="00000000" w:rsidP="00000000" w:rsidRDefault="00000000" w:rsidRPr="00000000" w14:paraId="00000310">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align-items: center;</w:t>
      </w:r>
    </w:p>
    <w:p w:rsidR="00000000" w:rsidDel="00000000" w:rsidP="00000000" w:rsidRDefault="00000000" w:rsidRPr="00000000" w14:paraId="00000311">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color: rgb(10, 10, 10);</w:t>
      </w:r>
    </w:p>
    <w:p w:rsidR="00000000" w:rsidDel="00000000" w:rsidP="00000000" w:rsidRDefault="00000000" w:rsidRPr="00000000" w14:paraId="00000312">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13">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14">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.footer1 {</w:t>
      </w:r>
    </w:p>
    <w:p w:rsidR="00000000" w:rsidDel="00000000" w:rsidP="00000000" w:rsidRDefault="00000000" w:rsidRPr="00000000" w14:paraId="00000315">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display: flex;</w:t>
      </w:r>
    </w:p>
    <w:p w:rsidR="00000000" w:rsidDel="00000000" w:rsidP="00000000" w:rsidRDefault="00000000" w:rsidRPr="00000000" w14:paraId="00000316">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flex-direction: column;</w:t>
      </w:r>
    </w:p>
    <w:p w:rsidR="00000000" w:rsidDel="00000000" w:rsidP="00000000" w:rsidRDefault="00000000" w:rsidRPr="00000000" w14:paraId="00000317">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align-items: center;</w:t>
      </w:r>
    </w:p>
    <w:p w:rsidR="00000000" w:rsidDel="00000000" w:rsidP="00000000" w:rsidRDefault="00000000" w:rsidRPr="00000000" w14:paraId="00000318">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color: rgb(9, 9, 9);</w:t>
      </w:r>
    </w:p>
    <w:p w:rsidR="00000000" w:rsidDel="00000000" w:rsidP="00000000" w:rsidRDefault="00000000" w:rsidRPr="00000000" w14:paraId="00000319">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margin-top: 15px;</w:t>
      </w:r>
    </w:p>
    <w:p w:rsidR="00000000" w:rsidDel="00000000" w:rsidP="00000000" w:rsidRDefault="00000000" w:rsidRPr="00000000" w14:paraId="0000031A">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1B">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.social-media {</w:t>
      </w:r>
    </w:p>
    <w:p w:rsidR="00000000" w:rsidDel="00000000" w:rsidP="00000000" w:rsidRDefault="00000000" w:rsidRPr="00000000" w14:paraId="0000031C">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display: flex;</w:t>
      </w:r>
    </w:p>
    <w:p w:rsidR="00000000" w:rsidDel="00000000" w:rsidP="00000000" w:rsidRDefault="00000000" w:rsidRPr="00000000" w14:paraId="0000031D">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justify-content: center;</w:t>
      </w:r>
    </w:p>
    <w:p w:rsidR="00000000" w:rsidDel="00000000" w:rsidP="00000000" w:rsidRDefault="00000000" w:rsidRPr="00000000" w14:paraId="0000031E">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color: rgb(7, 6, 6);</w:t>
      </w:r>
    </w:p>
    <w:p w:rsidR="00000000" w:rsidDel="00000000" w:rsidP="00000000" w:rsidRDefault="00000000" w:rsidRPr="00000000" w14:paraId="0000031F">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flex-wrap: wrap;</w:t>
      </w:r>
    </w:p>
    <w:p w:rsidR="00000000" w:rsidDel="00000000" w:rsidP="00000000" w:rsidRDefault="00000000" w:rsidRPr="00000000" w14:paraId="00000320">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21">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.social-media a {</w:t>
      </w:r>
    </w:p>
    <w:p w:rsidR="00000000" w:rsidDel="00000000" w:rsidP="00000000" w:rsidRDefault="00000000" w:rsidRPr="00000000" w14:paraId="00000322">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color: rgb(6, 5, 5);</w:t>
      </w:r>
    </w:p>
    <w:p w:rsidR="00000000" w:rsidDel="00000000" w:rsidP="00000000" w:rsidRDefault="00000000" w:rsidRPr="00000000" w14:paraId="00000323">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margin: 20px;</w:t>
      </w:r>
    </w:p>
    <w:p w:rsidR="00000000" w:rsidDel="00000000" w:rsidP="00000000" w:rsidRDefault="00000000" w:rsidRPr="00000000" w14:paraId="00000324">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border-radius: 5px;</w:t>
      </w:r>
    </w:p>
    <w:p w:rsidR="00000000" w:rsidDel="00000000" w:rsidP="00000000" w:rsidRDefault="00000000" w:rsidRPr="00000000" w14:paraId="00000325">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margin-top: 10px;</w:t>
      </w:r>
    </w:p>
    <w:p w:rsidR="00000000" w:rsidDel="00000000" w:rsidP="00000000" w:rsidRDefault="00000000" w:rsidRPr="00000000" w14:paraId="00000326">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color: rgb(12, 11, 11);</w:t>
      </w:r>
    </w:p>
    <w:p w:rsidR="00000000" w:rsidDel="00000000" w:rsidP="00000000" w:rsidRDefault="00000000" w:rsidRPr="00000000" w14:paraId="00000327">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28">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.social-media a ion-icon {</w:t>
      </w:r>
    </w:p>
    <w:p w:rsidR="00000000" w:rsidDel="00000000" w:rsidP="00000000" w:rsidRDefault="00000000" w:rsidRPr="00000000" w14:paraId="00000329">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color: rgb(15, 13, 13);</w:t>
      </w:r>
    </w:p>
    <w:p w:rsidR="00000000" w:rsidDel="00000000" w:rsidP="00000000" w:rsidRDefault="00000000" w:rsidRPr="00000000" w14:paraId="0000032A">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background-color: rgb(221, 211, 211);</w:t>
      </w:r>
    </w:p>
    <w:p w:rsidR="00000000" w:rsidDel="00000000" w:rsidP="00000000" w:rsidRDefault="00000000" w:rsidRPr="00000000" w14:paraId="0000032B">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2C">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.social-media a:hover ion-icon {</w:t>
      </w:r>
    </w:p>
    <w:p w:rsidR="00000000" w:rsidDel="00000000" w:rsidP="00000000" w:rsidRDefault="00000000" w:rsidRPr="00000000" w14:paraId="0000032D">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color: red;</w:t>
      </w:r>
    </w:p>
    <w:p w:rsidR="00000000" w:rsidDel="00000000" w:rsidP="00000000" w:rsidRDefault="00000000" w:rsidRPr="00000000" w14:paraId="0000032E">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transform: translateY(5px);</w:t>
      </w:r>
    </w:p>
    <w:p w:rsidR="00000000" w:rsidDel="00000000" w:rsidP="00000000" w:rsidRDefault="00000000" w:rsidRPr="00000000" w14:paraId="0000032F">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30">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.footer2 {</w:t>
      </w:r>
    </w:p>
    <w:p w:rsidR="00000000" w:rsidDel="00000000" w:rsidP="00000000" w:rsidRDefault="00000000" w:rsidRPr="00000000" w14:paraId="00000331">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display: flex;</w:t>
      </w:r>
    </w:p>
    <w:p w:rsidR="00000000" w:rsidDel="00000000" w:rsidP="00000000" w:rsidRDefault="00000000" w:rsidRPr="00000000" w14:paraId="00000332">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width: 100%;</w:t>
      </w:r>
    </w:p>
    <w:p w:rsidR="00000000" w:rsidDel="00000000" w:rsidP="00000000" w:rsidRDefault="00000000" w:rsidRPr="00000000" w14:paraId="00000333">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justify-content: space-evenly;</w:t>
      </w:r>
    </w:p>
    <w:p w:rsidR="00000000" w:rsidDel="00000000" w:rsidP="00000000" w:rsidRDefault="00000000" w:rsidRPr="00000000" w14:paraId="00000334">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align-items: center;</w:t>
      </w:r>
    </w:p>
    <w:p w:rsidR="00000000" w:rsidDel="00000000" w:rsidP="00000000" w:rsidRDefault="00000000" w:rsidRPr="00000000" w14:paraId="00000335">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text-decoration: none;</w:t>
      </w:r>
    </w:p>
    <w:p w:rsidR="00000000" w:rsidDel="00000000" w:rsidP="00000000" w:rsidRDefault="00000000" w:rsidRPr="00000000" w14:paraId="00000336">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flex-wrap: wrap;</w:t>
      </w:r>
    </w:p>
    <w:p w:rsidR="00000000" w:rsidDel="00000000" w:rsidP="00000000" w:rsidRDefault="00000000" w:rsidRPr="00000000" w14:paraId="00000337">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38">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.footer0 {</w:t>
      </w:r>
    </w:p>
    <w:p w:rsidR="00000000" w:rsidDel="00000000" w:rsidP="00000000" w:rsidRDefault="00000000" w:rsidRPr="00000000" w14:paraId="00000339">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font-weight: 1200;</w:t>
      </w:r>
    </w:p>
    <w:p w:rsidR="00000000" w:rsidDel="00000000" w:rsidP="00000000" w:rsidRDefault="00000000" w:rsidRPr="00000000" w14:paraId="0000033A">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transition-duration: 1s;</w:t>
      </w:r>
    </w:p>
    <w:p w:rsidR="00000000" w:rsidDel="00000000" w:rsidP="00000000" w:rsidRDefault="00000000" w:rsidRPr="00000000" w14:paraId="0000033B">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3C">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.footer0:hover {</w:t>
      </w:r>
    </w:p>
    <w:p w:rsidR="00000000" w:rsidDel="00000000" w:rsidP="00000000" w:rsidRDefault="00000000" w:rsidRPr="00000000" w14:paraId="0000033D">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color: rgb(243, 168, 7);</w:t>
      </w:r>
    </w:p>
    <w:p w:rsidR="00000000" w:rsidDel="00000000" w:rsidP="00000000" w:rsidRDefault="00000000" w:rsidRPr="00000000" w14:paraId="0000033E">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3F">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.footer2 .heading {</w:t>
      </w:r>
    </w:p>
    <w:p w:rsidR="00000000" w:rsidDel="00000000" w:rsidP="00000000" w:rsidRDefault="00000000" w:rsidRPr="00000000" w14:paraId="00000340">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font-weight: 900;</w:t>
      </w:r>
    </w:p>
    <w:p w:rsidR="00000000" w:rsidDel="00000000" w:rsidP="00000000" w:rsidRDefault="00000000" w:rsidRPr="00000000" w14:paraId="00000341">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font-size: 18px;</w:t>
      </w:r>
    </w:p>
    <w:p w:rsidR="00000000" w:rsidDel="00000000" w:rsidP="00000000" w:rsidRDefault="00000000" w:rsidRPr="00000000" w14:paraId="00000342">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43">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.footer3 {</w:t>
      </w:r>
    </w:p>
    <w:p w:rsidR="00000000" w:rsidDel="00000000" w:rsidP="00000000" w:rsidRDefault="00000000" w:rsidRPr="00000000" w14:paraId="00000344">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margin-top: 60px;</w:t>
      </w:r>
    </w:p>
    <w:p w:rsidR="00000000" w:rsidDel="00000000" w:rsidP="00000000" w:rsidRDefault="00000000" w:rsidRPr="00000000" w14:paraId="00000345">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margin-bottom: 20px;</w:t>
      </w:r>
    </w:p>
    <w:p w:rsidR="00000000" w:rsidDel="00000000" w:rsidP="00000000" w:rsidRDefault="00000000" w:rsidRPr="00000000" w14:paraId="00000346">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display: flex;</w:t>
      </w:r>
    </w:p>
    <w:p w:rsidR="00000000" w:rsidDel="00000000" w:rsidP="00000000" w:rsidRDefault="00000000" w:rsidRPr="00000000" w14:paraId="00000347">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flex-wrap: wrap;</w:t>
      </w:r>
    </w:p>
    <w:p w:rsidR="00000000" w:rsidDel="00000000" w:rsidP="00000000" w:rsidRDefault="00000000" w:rsidRPr="00000000" w14:paraId="00000348">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justify-content: center;</w:t>
      </w:r>
    </w:p>
    <w:p w:rsidR="00000000" w:rsidDel="00000000" w:rsidP="00000000" w:rsidRDefault="00000000" w:rsidRPr="00000000" w14:paraId="00000349">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4A">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.footer2 .heading:hover {</w:t>
      </w:r>
    </w:p>
    <w:p w:rsidR="00000000" w:rsidDel="00000000" w:rsidP="00000000" w:rsidRDefault="00000000" w:rsidRPr="00000000" w14:paraId="0000034B">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color: rgb(243, 168, 7);</w:t>
      </w:r>
    </w:p>
    <w:p w:rsidR="00000000" w:rsidDel="00000000" w:rsidP="00000000" w:rsidRDefault="00000000" w:rsidRPr="00000000" w14:paraId="0000034C">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4D">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.footer2 .div:hover {</w:t>
      </w:r>
    </w:p>
    <w:p w:rsidR="00000000" w:rsidDel="00000000" w:rsidP="00000000" w:rsidRDefault="00000000" w:rsidRPr="00000000" w14:paraId="0000034E">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transform: scale(1.05);</w:t>
      </w:r>
    </w:p>
    <w:p w:rsidR="00000000" w:rsidDel="00000000" w:rsidP="00000000" w:rsidRDefault="00000000" w:rsidRPr="00000000" w14:paraId="0000034F">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50">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.footer3 h4 {</w:t>
      </w:r>
    </w:p>
    <w:p w:rsidR="00000000" w:rsidDel="00000000" w:rsidP="00000000" w:rsidRDefault="00000000" w:rsidRPr="00000000" w14:paraId="00000351">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margin: 0 10px;</w:t>
      </w:r>
    </w:p>
    <w:p w:rsidR="00000000" w:rsidDel="00000000" w:rsidP="00000000" w:rsidRDefault="00000000" w:rsidRPr="00000000" w14:paraId="00000352">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53">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.footer2 div {</w:t>
      </w:r>
    </w:p>
    <w:p w:rsidR="00000000" w:rsidDel="00000000" w:rsidP="00000000" w:rsidRDefault="00000000" w:rsidRPr="00000000" w14:paraId="00000354">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margin: 10px;</w:t>
      </w:r>
    </w:p>
    <w:p w:rsidR="00000000" w:rsidDel="00000000" w:rsidP="00000000" w:rsidRDefault="00000000" w:rsidRPr="00000000" w14:paraId="00000355">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56">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57">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358">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359">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35A">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35B">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35C">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35D">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35E">
      <w:pPr>
        <w:tabs>
          <w:tab w:val="left" w:leader="none" w:pos="2450"/>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5F">
      <w:pPr>
        <w:tabs>
          <w:tab w:val="left" w:leader="none" w:pos="2450"/>
        </w:tabs>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EWASTE:</w:t>
      </w:r>
    </w:p>
    <w:p w:rsidR="00000000" w:rsidDel="00000000" w:rsidP="00000000" w:rsidRDefault="00000000" w:rsidRPr="00000000" w14:paraId="00000360">
      <w:pPr>
        <w:tabs>
          <w:tab w:val="left" w:leader="none" w:pos="2450"/>
        </w:tabs>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//ewaste.html</w:t>
      </w:r>
    </w:p>
    <w:p w:rsidR="00000000" w:rsidDel="00000000" w:rsidP="00000000" w:rsidRDefault="00000000" w:rsidRPr="00000000" w14:paraId="00000361">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&lt;page&gt;</w:t>
      </w:r>
    </w:p>
    <w:p w:rsidR="00000000" w:rsidDel="00000000" w:rsidP="00000000" w:rsidRDefault="00000000" w:rsidRPr="00000000" w14:paraId="00000362">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&lt;link rel="stylesheet" href="Ewaste.css"&gt;</w:t>
      </w:r>
    </w:p>
    <w:p w:rsidR="00000000" w:rsidDel="00000000" w:rsidP="00000000" w:rsidRDefault="00000000" w:rsidRPr="00000000" w14:paraId="00000363">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64">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 class="center"&gt;</w:t>
      </w:r>
    </w:p>
    <w:p w:rsidR="00000000" w:rsidDel="00000000" w:rsidP="00000000" w:rsidRDefault="00000000" w:rsidRPr="00000000" w14:paraId="00000365">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&lt;p&gt;E Waste&lt;/p&gt;</w:t>
      </w:r>
    </w:p>
    <w:p w:rsidR="00000000" w:rsidDel="00000000" w:rsidP="00000000" w:rsidRDefault="00000000" w:rsidRPr="00000000" w14:paraId="00000366">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&lt;/div&gt;</w:t>
      </w:r>
    </w:p>
    <w:p w:rsidR="00000000" w:rsidDel="00000000" w:rsidP="00000000" w:rsidRDefault="00000000" w:rsidRPr="00000000" w14:paraId="00000367">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&lt;br&gt;</w:t>
      </w:r>
    </w:p>
    <w:p w:rsidR="00000000" w:rsidDel="00000000" w:rsidP="00000000" w:rsidRDefault="00000000" w:rsidRPr="00000000" w14:paraId="00000368">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&lt;br&gt;</w:t>
      </w:r>
    </w:p>
    <w:p w:rsidR="00000000" w:rsidDel="00000000" w:rsidP="00000000" w:rsidRDefault="00000000" w:rsidRPr="00000000" w14:paraId="00000369">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 class="des"&gt;</w:t>
      </w:r>
    </w:p>
    <w:p w:rsidR="00000000" w:rsidDel="00000000" w:rsidP="00000000" w:rsidRDefault="00000000" w:rsidRPr="00000000" w14:paraId="0000036A">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6B">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&lt;img src="https://gerecycle.com/wp-content/uploads/2018/06/5-Benefits-for-Tech-Waste-Recycling.jpg" class="imagee"&gt;</w:t>
      </w:r>
    </w:p>
    <w:p w:rsidR="00000000" w:rsidDel="00000000" w:rsidP="00000000" w:rsidRDefault="00000000" w:rsidRPr="00000000" w14:paraId="0000036C">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&lt;p&gt;E-waste is electronic products that are unwanted, not working, and nearing or at the end of their “useful life.” Computers, televisions, VCRs, stereos, copiers, and fax machines are everyday electronic products.</w:t>
      </w:r>
    </w:p>
    <w:p w:rsidR="00000000" w:rsidDel="00000000" w:rsidP="00000000" w:rsidRDefault="00000000" w:rsidRPr="00000000" w14:paraId="0000036D">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&lt;/p&gt;</w:t>
      </w:r>
    </w:p>
    <w:p w:rsidR="00000000" w:rsidDel="00000000" w:rsidP="00000000" w:rsidRDefault="00000000" w:rsidRPr="00000000" w14:paraId="0000036E">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36F">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&lt;/div&gt;</w:t>
      </w:r>
    </w:p>
    <w:p w:rsidR="00000000" w:rsidDel="00000000" w:rsidP="00000000" w:rsidRDefault="00000000" w:rsidRPr="00000000" w14:paraId="00000370">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371">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372">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 class="section2"&gt;</w:t>
      </w:r>
    </w:p>
    <w:p w:rsidR="00000000" w:rsidDel="00000000" w:rsidP="00000000" w:rsidRDefault="00000000" w:rsidRPr="00000000" w14:paraId="00000373">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 class="container"&gt;</w:t>
      </w:r>
    </w:p>
    <w:p w:rsidR="00000000" w:rsidDel="00000000" w:rsidP="00000000" w:rsidRDefault="00000000" w:rsidRPr="00000000" w14:paraId="00000374">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 class="items"&gt;</w:t>
      </w:r>
    </w:p>
    <w:p w:rsidR="00000000" w:rsidDel="00000000" w:rsidP="00000000" w:rsidRDefault="00000000" w:rsidRPr="00000000" w14:paraId="00000375">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 class="img img1"&gt;&lt;a href="select.html"&gt;&lt;img src="https://www.retirepc.com/wp-content/uploads/2022/10/recycle_old_appliances.webp" alt=""&gt;&lt;/a&gt;&lt;/div&gt;</w:t>
      </w:r>
    </w:p>
    <w:p w:rsidR="00000000" w:rsidDel="00000000" w:rsidP="00000000" w:rsidRDefault="00000000" w:rsidRPr="00000000" w14:paraId="00000376">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 class="name"&gt;MAJOR APPLIANCES&lt;/div&gt;</w:t>
      </w:r>
    </w:p>
    <w:p w:rsidR="00000000" w:rsidDel="00000000" w:rsidP="00000000" w:rsidRDefault="00000000" w:rsidRPr="00000000" w14:paraId="00000377">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 class="price"&gt;$5&lt;/div&gt;</w:t>
      </w:r>
    </w:p>
    <w:p w:rsidR="00000000" w:rsidDel="00000000" w:rsidP="00000000" w:rsidRDefault="00000000" w:rsidRPr="00000000" w14:paraId="00000378">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79">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&lt;/div&gt;</w:t>
      </w:r>
    </w:p>
    <w:p w:rsidR="00000000" w:rsidDel="00000000" w:rsidP="00000000" w:rsidRDefault="00000000" w:rsidRPr="00000000" w14:paraId="0000037A">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 class="items"&gt;</w:t>
      </w:r>
    </w:p>
    <w:p w:rsidR="00000000" w:rsidDel="00000000" w:rsidP="00000000" w:rsidRDefault="00000000" w:rsidRPr="00000000" w14:paraId="0000037B">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 class="img img2"&gt;&lt;a href="select.html"&gt;&lt;img src="https://urbanimpact.com/themes/custom/urbanimpact/assets/images/electronics_recycling/plugged.webp" alt=""&gt;&lt;/a&gt;&lt;/div&gt;</w:t>
      </w:r>
    </w:p>
    <w:p w:rsidR="00000000" w:rsidDel="00000000" w:rsidP="00000000" w:rsidRDefault="00000000" w:rsidRPr="00000000" w14:paraId="0000037C">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 class="name"&gt;SMALL APPLIANCES&lt;/div&gt;</w:t>
      </w:r>
    </w:p>
    <w:p w:rsidR="00000000" w:rsidDel="00000000" w:rsidP="00000000" w:rsidRDefault="00000000" w:rsidRPr="00000000" w14:paraId="0000037D">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 class="price"&gt;$6.34&lt;/div&gt;</w:t>
      </w:r>
    </w:p>
    <w:p w:rsidR="00000000" w:rsidDel="00000000" w:rsidP="00000000" w:rsidRDefault="00000000" w:rsidRPr="00000000" w14:paraId="0000037E">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&lt;/div&gt;</w:t>
      </w:r>
    </w:p>
    <w:p w:rsidR="00000000" w:rsidDel="00000000" w:rsidP="00000000" w:rsidRDefault="00000000" w:rsidRPr="00000000" w14:paraId="0000037F">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 class="items"&gt;</w:t>
      </w:r>
    </w:p>
    <w:p w:rsidR="00000000" w:rsidDel="00000000" w:rsidP="00000000" w:rsidRDefault="00000000" w:rsidRPr="00000000" w14:paraId="00000380">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 class="img img3"&gt;&lt;a href="select.html"&gt;&lt;img src="https://www.onegreenplanet.org/wp-content/uploads/2020/08/shutterstock_1100705909-scaled.jpg" alt=""&gt;&lt;/a&gt;&lt;/div&gt;</w:t>
      </w:r>
    </w:p>
    <w:p w:rsidR="00000000" w:rsidDel="00000000" w:rsidP="00000000" w:rsidRDefault="00000000" w:rsidRPr="00000000" w14:paraId="00000381">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 class="name"&gt;TELECOMMUNICATION &lt;/div&gt;</w:t>
      </w:r>
    </w:p>
    <w:p w:rsidR="00000000" w:rsidDel="00000000" w:rsidP="00000000" w:rsidRDefault="00000000" w:rsidRPr="00000000" w14:paraId="00000382">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 class="price"&gt;$9&lt;/div&gt;</w:t>
      </w:r>
    </w:p>
    <w:p w:rsidR="00000000" w:rsidDel="00000000" w:rsidP="00000000" w:rsidRDefault="00000000" w:rsidRPr="00000000" w14:paraId="00000383">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&lt;/div&gt;</w:t>
      </w:r>
    </w:p>
    <w:p w:rsidR="00000000" w:rsidDel="00000000" w:rsidP="00000000" w:rsidRDefault="00000000" w:rsidRPr="00000000" w14:paraId="00000384">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85">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&lt;/div&gt;</w:t>
      </w:r>
    </w:p>
    <w:p w:rsidR="00000000" w:rsidDel="00000000" w:rsidP="00000000" w:rsidRDefault="00000000" w:rsidRPr="00000000" w14:paraId="00000386">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&lt;/page&gt;</w:t>
      </w:r>
    </w:p>
    <w:p w:rsidR="00000000" w:rsidDel="00000000" w:rsidP="00000000" w:rsidRDefault="00000000" w:rsidRPr="00000000" w14:paraId="00000387">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388">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389">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38A">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38B">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38C">
      <w:pPr>
        <w:tabs>
          <w:tab w:val="left" w:leader="none" w:pos="2450"/>
        </w:tabs>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//ewaste.css</w:t>
      </w:r>
    </w:p>
    <w:p w:rsidR="00000000" w:rsidDel="00000000" w:rsidP="00000000" w:rsidRDefault="00000000" w:rsidRPr="00000000" w14:paraId="0000038D">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38E">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.center {</w:t>
      </w:r>
    </w:p>
    <w:p w:rsidR="00000000" w:rsidDel="00000000" w:rsidP="00000000" w:rsidRDefault="00000000" w:rsidRPr="00000000" w14:paraId="0000038F">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text-align: center;</w:t>
      </w:r>
    </w:p>
    <w:p w:rsidR="00000000" w:rsidDel="00000000" w:rsidP="00000000" w:rsidRDefault="00000000" w:rsidRPr="00000000" w14:paraId="00000390">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font-weight: 200;</w:t>
      </w:r>
    </w:p>
    <w:p w:rsidR="00000000" w:rsidDel="00000000" w:rsidP="00000000" w:rsidRDefault="00000000" w:rsidRPr="00000000" w14:paraId="00000391">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border: 3px solid green;</w:t>
      </w:r>
    </w:p>
    <w:p w:rsidR="00000000" w:rsidDel="00000000" w:rsidP="00000000" w:rsidRDefault="00000000" w:rsidRPr="00000000" w14:paraId="00000392">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font-size:40px;</w:t>
      </w:r>
    </w:p>
    <w:p w:rsidR="00000000" w:rsidDel="00000000" w:rsidP="00000000" w:rsidRDefault="00000000" w:rsidRPr="00000000" w14:paraId="00000393">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394">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.des{</w:t>
      </w:r>
    </w:p>
    <w:p w:rsidR="00000000" w:rsidDel="00000000" w:rsidP="00000000" w:rsidRDefault="00000000" w:rsidRPr="00000000" w14:paraId="00000395">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font-weight:100;</w:t>
      </w:r>
    </w:p>
    <w:p w:rsidR="00000000" w:rsidDel="00000000" w:rsidP="00000000" w:rsidRDefault="00000000" w:rsidRPr="00000000" w14:paraId="00000396">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text-align:center;</w:t>
      </w:r>
    </w:p>
    <w:p w:rsidR="00000000" w:rsidDel="00000000" w:rsidP="00000000" w:rsidRDefault="00000000" w:rsidRPr="00000000" w14:paraId="00000397">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font-size:30px;</w:t>
      </w:r>
    </w:p>
    <w:p w:rsidR="00000000" w:rsidDel="00000000" w:rsidP="00000000" w:rsidRDefault="00000000" w:rsidRPr="00000000" w14:paraId="00000398">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399">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.imagee{</w:t>
      </w:r>
    </w:p>
    <w:p w:rsidR="00000000" w:rsidDel="00000000" w:rsidP="00000000" w:rsidRDefault="00000000" w:rsidRPr="00000000" w14:paraId="0000039A">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display: block;</w:t>
      </w:r>
    </w:p>
    <w:p w:rsidR="00000000" w:rsidDel="00000000" w:rsidP="00000000" w:rsidRDefault="00000000" w:rsidRPr="00000000" w14:paraId="0000039B">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margin-left: auto;</w:t>
      </w:r>
    </w:p>
    <w:p w:rsidR="00000000" w:rsidDel="00000000" w:rsidP="00000000" w:rsidRDefault="00000000" w:rsidRPr="00000000" w14:paraId="0000039C">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margin-right: auto;</w:t>
      </w:r>
    </w:p>
    <w:p w:rsidR="00000000" w:rsidDel="00000000" w:rsidP="00000000" w:rsidRDefault="00000000" w:rsidRPr="00000000" w14:paraId="0000039D">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width: 30%;</w:t>
      </w:r>
    </w:p>
    <w:p w:rsidR="00000000" w:rsidDel="00000000" w:rsidP="00000000" w:rsidRDefault="00000000" w:rsidRPr="00000000" w14:paraId="0000039E">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39F">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.section2 .container {</w:t>
      </w:r>
    </w:p>
    <w:p w:rsidR="00000000" w:rsidDel="00000000" w:rsidP="00000000" w:rsidRDefault="00000000" w:rsidRPr="00000000" w14:paraId="000003A0">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display: flex;</w:t>
      </w:r>
    </w:p>
    <w:p w:rsidR="00000000" w:rsidDel="00000000" w:rsidP="00000000" w:rsidRDefault="00000000" w:rsidRPr="00000000" w14:paraId="000003A1">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width: 100%;</w:t>
      </w:r>
    </w:p>
    <w:p w:rsidR="00000000" w:rsidDel="00000000" w:rsidP="00000000" w:rsidRDefault="00000000" w:rsidRPr="00000000" w14:paraId="000003A2">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height: max-content;</w:t>
      </w:r>
    </w:p>
    <w:p w:rsidR="00000000" w:rsidDel="00000000" w:rsidP="00000000" w:rsidRDefault="00000000" w:rsidRPr="00000000" w14:paraId="000003A3">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flex-wrap: wrap;</w:t>
      </w:r>
    </w:p>
    <w:p w:rsidR="00000000" w:rsidDel="00000000" w:rsidP="00000000" w:rsidRDefault="00000000" w:rsidRPr="00000000" w14:paraId="000003A4">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justify-content: center;</w:t>
      </w:r>
    </w:p>
    <w:p w:rsidR="00000000" w:rsidDel="00000000" w:rsidP="00000000" w:rsidRDefault="00000000" w:rsidRPr="00000000" w14:paraId="000003A5">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margin: 10px auto;</w:t>
      </w:r>
    </w:p>
    <w:p w:rsidR="00000000" w:rsidDel="00000000" w:rsidP="00000000" w:rsidRDefault="00000000" w:rsidRPr="00000000" w14:paraId="000003A6">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A7">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.section2 .container .items {</w:t>
      </w:r>
    </w:p>
    <w:p w:rsidR="00000000" w:rsidDel="00000000" w:rsidP="00000000" w:rsidRDefault="00000000" w:rsidRPr="00000000" w14:paraId="000003A8">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margin: 10px;</w:t>
      </w:r>
    </w:p>
    <w:p w:rsidR="00000000" w:rsidDel="00000000" w:rsidP="00000000" w:rsidRDefault="00000000" w:rsidRPr="00000000" w14:paraId="000003A9">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width: 300px;</w:t>
      </w:r>
    </w:p>
    <w:p w:rsidR="00000000" w:rsidDel="00000000" w:rsidP="00000000" w:rsidRDefault="00000000" w:rsidRPr="00000000" w14:paraId="000003AA">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height: 300px;</w:t>
      </w:r>
    </w:p>
    <w:p w:rsidR="00000000" w:rsidDel="00000000" w:rsidP="00000000" w:rsidRDefault="00000000" w:rsidRPr="00000000" w14:paraId="000003AB">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background-color: white;</w:t>
      </w:r>
    </w:p>
    <w:p w:rsidR="00000000" w:rsidDel="00000000" w:rsidP="00000000" w:rsidRDefault="00000000" w:rsidRPr="00000000" w14:paraId="000003AC">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border: 2.5px solid black;</w:t>
      </w:r>
    </w:p>
    <w:p w:rsidR="00000000" w:rsidDel="00000000" w:rsidP="00000000" w:rsidRDefault="00000000" w:rsidRPr="00000000" w14:paraId="000003AD">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border-radius: 12px;</w:t>
      </w:r>
    </w:p>
    <w:p w:rsidR="00000000" w:rsidDel="00000000" w:rsidP="00000000" w:rsidRDefault="00000000" w:rsidRPr="00000000" w14:paraId="000003AE">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AF">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.section2 .container .items .name {</w:t>
      </w:r>
    </w:p>
    <w:p w:rsidR="00000000" w:rsidDel="00000000" w:rsidP="00000000" w:rsidRDefault="00000000" w:rsidRPr="00000000" w14:paraId="000003B0">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text-align: center;</w:t>
      </w:r>
    </w:p>
    <w:p w:rsidR="00000000" w:rsidDel="00000000" w:rsidP="00000000" w:rsidRDefault="00000000" w:rsidRPr="00000000" w14:paraId="000003B1">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background-color: rgb(240, 197, 6);</w:t>
      </w:r>
    </w:p>
    <w:p w:rsidR="00000000" w:rsidDel="00000000" w:rsidP="00000000" w:rsidRDefault="00000000" w:rsidRPr="00000000" w14:paraId="000003B2">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height: 25px;</w:t>
      </w:r>
    </w:p>
    <w:p w:rsidR="00000000" w:rsidDel="00000000" w:rsidP="00000000" w:rsidRDefault="00000000" w:rsidRPr="00000000" w14:paraId="000003B3">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padding-top: 5px;</w:t>
      </w:r>
    </w:p>
    <w:p w:rsidR="00000000" w:rsidDel="00000000" w:rsidP="00000000" w:rsidRDefault="00000000" w:rsidRPr="00000000" w14:paraId="000003B4">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color: rgb(7, 7, 7);</w:t>
      </w:r>
    </w:p>
    <w:p w:rsidR="00000000" w:rsidDel="00000000" w:rsidP="00000000" w:rsidRDefault="00000000" w:rsidRPr="00000000" w14:paraId="000003B5">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margin: 0;</w:t>
      </w:r>
    </w:p>
    <w:p w:rsidR="00000000" w:rsidDel="00000000" w:rsidP="00000000" w:rsidRDefault="00000000" w:rsidRPr="00000000" w14:paraId="000003B6">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B7">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.section2 .container .items .price {</w:t>
      </w:r>
    </w:p>
    <w:p w:rsidR="00000000" w:rsidDel="00000000" w:rsidP="00000000" w:rsidRDefault="00000000" w:rsidRPr="00000000" w14:paraId="000003B8">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float: left;</w:t>
      </w:r>
    </w:p>
    <w:p w:rsidR="00000000" w:rsidDel="00000000" w:rsidP="00000000" w:rsidRDefault="00000000" w:rsidRPr="00000000" w14:paraId="000003B9">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text-align: center;</w:t>
      </w:r>
    </w:p>
    <w:p w:rsidR="00000000" w:rsidDel="00000000" w:rsidP="00000000" w:rsidRDefault="00000000" w:rsidRPr="00000000" w14:paraId="000003BA">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padding-left: 10px;</w:t>
      </w:r>
    </w:p>
    <w:p w:rsidR="00000000" w:rsidDel="00000000" w:rsidP="00000000" w:rsidRDefault="00000000" w:rsidRPr="00000000" w14:paraId="000003BB">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display: block;</w:t>
      </w:r>
    </w:p>
    <w:p w:rsidR="00000000" w:rsidDel="00000000" w:rsidP="00000000" w:rsidRDefault="00000000" w:rsidRPr="00000000" w14:paraId="000003BC">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width: 100%;</w:t>
      </w:r>
    </w:p>
    <w:p w:rsidR="00000000" w:rsidDel="00000000" w:rsidP="00000000" w:rsidRDefault="00000000" w:rsidRPr="00000000" w14:paraId="000003BD">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color: rgb(255, 0, 0);</w:t>
      </w:r>
    </w:p>
    <w:p w:rsidR="00000000" w:rsidDel="00000000" w:rsidP="00000000" w:rsidRDefault="00000000" w:rsidRPr="00000000" w14:paraId="000003BE">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font-weight: 700;</w:t>
      </w:r>
    </w:p>
    <w:p w:rsidR="00000000" w:rsidDel="00000000" w:rsidP="00000000" w:rsidRDefault="00000000" w:rsidRPr="00000000" w14:paraId="000003BF">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C0">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.section2 .container .items .img img {</w:t>
      </w:r>
    </w:p>
    <w:p w:rsidR="00000000" w:rsidDel="00000000" w:rsidP="00000000" w:rsidRDefault="00000000" w:rsidRPr="00000000" w14:paraId="000003C1">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width: 300px;</w:t>
      </w:r>
    </w:p>
    <w:p w:rsidR="00000000" w:rsidDel="00000000" w:rsidP="00000000" w:rsidRDefault="00000000" w:rsidRPr="00000000" w14:paraId="000003C2">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height: 250px;</w:t>
      </w:r>
    </w:p>
    <w:p w:rsidR="00000000" w:rsidDel="00000000" w:rsidP="00000000" w:rsidRDefault="00000000" w:rsidRPr="00000000" w14:paraId="000003C3">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margin: 0;</w:t>
      </w:r>
    </w:p>
    <w:p w:rsidR="00000000" w:rsidDel="00000000" w:rsidP="00000000" w:rsidRDefault="00000000" w:rsidRPr="00000000" w14:paraId="000003C4">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padding: 0;</w:t>
      </w:r>
    </w:p>
    <w:p w:rsidR="00000000" w:rsidDel="00000000" w:rsidP="00000000" w:rsidRDefault="00000000" w:rsidRPr="00000000" w14:paraId="000003C5">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border-radius: 12px;</w:t>
      </w:r>
    </w:p>
    <w:p w:rsidR="00000000" w:rsidDel="00000000" w:rsidP="00000000" w:rsidRDefault="00000000" w:rsidRPr="00000000" w14:paraId="000003C6">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transition-duration: 0.8s;</w:t>
      </w:r>
    </w:p>
    <w:p w:rsidR="00000000" w:rsidDel="00000000" w:rsidP="00000000" w:rsidRDefault="00000000" w:rsidRPr="00000000" w14:paraId="000003C7">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C8">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.section2 .container .items .img {</w:t>
      </w:r>
    </w:p>
    <w:p w:rsidR="00000000" w:rsidDel="00000000" w:rsidP="00000000" w:rsidRDefault="00000000" w:rsidRPr="00000000" w14:paraId="000003C9">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overflow: hidden;</w:t>
      </w:r>
    </w:p>
    <w:p w:rsidR="00000000" w:rsidDel="00000000" w:rsidP="00000000" w:rsidRDefault="00000000" w:rsidRPr="00000000" w14:paraId="000003CA">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margin: 0;</w:t>
      </w:r>
    </w:p>
    <w:p w:rsidR="00000000" w:rsidDel="00000000" w:rsidP="00000000" w:rsidRDefault="00000000" w:rsidRPr="00000000" w14:paraId="000003CB">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CC">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.section2 .container .items:hover .img img {</w:t>
      </w:r>
    </w:p>
    <w:p w:rsidR="00000000" w:rsidDel="00000000" w:rsidP="00000000" w:rsidRDefault="00000000" w:rsidRPr="00000000" w14:paraId="000003CD">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transform: scale(1.2);</w:t>
      </w:r>
    </w:p>
    <w:p w:rsidR="00000000" w:rsidDel="00000000" w:rsidP="00000000" w:rsidRDefault="00000000" w:rsidRPr="00000000" w14:paraId="000003CE">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transition-duration: 0.8s;</w:t>
      </w:r>
    </w:p>
    <w:p w:rsidR="00000000" w:rsidDel="00000000" w:rsidP="00000000" w:rsidRDefault="00000000" w:rsidRPr="00000000" w14:paraId="000003CF">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border-radius: 12px;</w:t>
      </w:r>
    </w:p>
    <w:p w:rsidR="00000000" w:rsidDel="00000000" w:rsidP="00000000" w:rsidRDefault="00000000" w:rsidRPr="00000000" w14:paraId="000003D0">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D1">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3D2">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3D3">
      <w:pPr>
        <w:tabs>
          <w:tab w:val="left" w:leader="none" w:pos="2450"/>
        </w:tabs>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SELECT:</w:t>
      </w:r>
    </w:p>
    <w:p w:rsidR="00000000" w:rsidDel="00000000" w:rsidP="00000000" w:rsidRDefault="00000000" w:rsidRPr="00000000" w14:paraId="000003D4">
      <w:pPr>
        <w:tabs>
          <w:tab w:val="left" w:leader="none" w:pos="2450"/>
        </w:tabs>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//select.html</w:t>
      </w:r>
    </w:p>
    <w:p w:rsidR="00000000" w:rsidDel="00000000" w:rsidP="00000000" w:rsidRDefault="00000000" w:rsidRPr="00000000" w14:paraId="000003D5">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&lt;div&gt;</w:t>
      </w:r>
    </w:p>
    <w:p w:rsidR="00000000" w:rsidDel="00000000" w:rsidP="00000000" w:rsidRDefault="00000000" w:rsidRPr="00000000" w14:paraId="000003D6">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&lt;link rel="stylesheet" href="select.css"&gt;</w:t>
      </w:r>
    </w:p>
    <w:p w:rsidR="00000000" w:rsidDel="00000000" w:rsidP="00000000" w:rsidRDefault="00000000" w:rsidRPr="00000000" w14:paraId="000003D7">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&lt;nav class="navbar"&gt;</w:t>
      </w:r>
    </w:p>
    <w:p w:rsidR="00000000" w:rsidDel="00000000" w:rsidP="00000000" w:rsidRDefault="00000000" w:rsidRPr="00000000" w14:paraId="000003D8">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D9">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 class="nav"&gt;</w:t>
      </w:r>
    </w:p>
    <w:p w:rsidR="00000000" w:rsidDel="00000000" w:rsidP="00000000" w:rsidRDefault="00000000" w:rsidRPr="00000000" w14:paraId="000003DA">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&lt;img src="C:\Users\vansh\Downloads\WhatsApp Image 2023-01-29 at 5.14.06 PM (1).jpeg" class="brand-logo" alt=""&gt;</w:t>
      </w:r>
    </w:p>
    <w:p w:rsidR="00000000" w:rsidDel="00000000" w:rsidP="00000000" w:rsidRDefault="00000000" w:rsidRPr="00000000" w14:paraId="000003DB">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DC">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 class="nav-items"&gt;</w:t>
      </w:r>
    </w:p>
    <w:p w:rsidR="00000000" w:rsidDel="00000000" w:rsidP="00000000" w:rsidRDefault="00000000" w:rsidRPr="00000000" w14:paraId="000003DD">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 class="search"&gt;</w:t>
      </w:r>
    </w:p>
    <w:p w:rsidR="00000000" w:rsidDel="00000000" w:rsidP="00000000" w:rsidRDefault="00000000" w:rsidRPr="00000000" w14:paraId="000003DE">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&lt;input type="text" class="search-box" placeholder="enter the type of waste"&gt;</w:t>
      </w:r>
    </w:p>
    <w:p w:rsidR="00000000" w:rsidDel="00000000" w:rsidP="00000000" w:rsidRDefault="00000000" w:rsidRPr="00000000" w14:paraId="000003DF">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&lt;button class="search-btn"&gt;search&lt;/button&gt;</w:t>
      </w:r>
    </w:p>
    <w:p w:rsidR="00000000" w:rsidDel="00000000" w:rsidP="00000000" w:rsidRDefault="00000000" w:rsidRPr="00000000" w14:paraId="000003E0">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E1">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&lt;/div&gt;</w:t>
      </w:r>
    </w:p>
    <w:p w:rsidR="00000000" w:rsidDel="00000000" w:rsidP="00000000" w:rsidRDefault="00000000" w:rsidRPr="00000000" w14:paraId="000003E2">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&lt;/div&gt;</w:t>
      </w:r>
    </w:p>
    <w:p w:rsidR="00000000" w:rsidDel="00000000" w:rsidP="00000000" w:rsidRDefault="00000000" w:rsidRPr="00000000" w14:paraId="000003E3">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E4">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&lt;Li&gt;&lt;A Href="home.html" Class="Under"&gt;Home&lt;/A&gt;&lt;/Li&gt;</w:t>
      </w:r>
    </w:p>
    <w:p w:rsidR="00000000" w:rsidDel="00000000" w:rsidP="00000000" w:rsidRDefault="00000000" w:rsidRPr="00000000" w14:paraId="000003E5">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&lt;Li&gt;&lt;A Href="#" Class="Under"&gt;About Us&lt;/A&gt;&lt;/Li&gt;</w:t>
      </w:r>
    </w:p>
    <w:p w:rsidR="00000000" w:rsidDel="00000000" w:rsidP="00000000" w:rsidRDefault="00000000" w:rsidRPr="00000000" w14:paraId="000003E6">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&lt;Li&gt;&lt;A Href="home.html" Class="Under"&gt;LogOut&lt;/A&gt;&lt;/Li&gt;</w:t>
      </w:r>
    </w:p>
    <w:p w:rsidR="00000000" w:rsidDel="00000000" w:rsidP="00000000" w:rsidRDefault="00000000" w:rsidRPr="00000000" w14:paraId="000003E7">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&lt;/div&gt;</w:t>
      </w:r>
    </w:p>
    <w:p w:rsidR="00000000" w:rsidDel="00000000" w:rsidP="00000000" w:rsidRDefault="00000000" w:rsidRPr="00000000" w14:paraId="000003E8">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&lt;/nav&gt;</w:t>
      </w:r>
    </w:p>
    <w:p w:rsidR="00000000" w:rsidDel="00000000" w:rsidP="00000000" w:rsidRDefault="00000000" w:rsidRPr="00000000" w14:paraId="000003E9">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EA">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&lt;div class="container"&gt;</w:t>
      </w:r>
    </w:p>
    <w:p w:rsidR="00000000" w:rsidDel="00000000" w:rsidP="00000000" w:rsidRDefault="00000000" w:rsidRPr="00000000" w14:paraId="000003EB">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EC">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&lt;a href="details.html"&gt;&lt;button class="bn632-hover bn25"&gt;BUY &lt;/button&gt;&lt;/a&gt;</w:t>
      </w:r>
    </w:p>
    <w:p w:rsidR="00000000" w:rsidDel="00000000" w:rsidP="00000000" w:rsidRDefault="00000000" w:rsidRPr="00000000" w14:paraId="000003ED">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&lt;a href="details.html"&gt;&lt;button class="bn632-hover bn25"&gt;SELL &lt;/button&gt;&lt;/a&gt;</w:t>
      </w:r>
    </w:p>
    <w:p w:rsidR="00000000" w:rsidDel="00000000" w:rsidP="00000000" w:rsidRDefault="00000000" w:rsidRPr="00000000" w14:paraId="000003EE">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&lt;/div&gt;</w:t>
      </w:r>
    </w:p>
    <w:p w:rsidR="00000000" w:rsidDel="00000000" w:rsidP="00000000" w:rsidRDefault="00000000" w:rsidRPr="00000000" w14:paraId="000003EF">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&lt;img src="C:\Users\vansh\Downloads\WhatsApp Image 2023-01-24 at 10.08.07 PM.jpeg" class="imagee"&gt;</w:t>
      </w:r>
    </w:p>
    <w:p w:rsidR="00000000" w:rsidDel="00000000" w:rsidP="00000000" w:rsidRDefault="00000000" w:rsidRPr="00000000" w14:paraId="000003F0">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3F1">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3F2">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3F3">
      <w:pPr>
        <w:tabs>
          <w:tab w:val="left" w:leader="none" w:pos="2450"/>
        </w:tabs>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//select.css</w:t>
      </w:r>
    </w:p>
    <w:p w:rsidR="00000000" w:rsidDel="00000000" w:rsidP="00000000" w:rsidRDefault="00000000" w:rsidRPr="00000000" w14:paraId="000003F4">
      <w:pPr>
        <w:tabs>
          <w:tab w:val="left" w:leader="none" w:pos="2450"/>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F5">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.navbar{</w:t>
      </w:r>
    </w:p>
    <w:p w:rsidR="00000000" w:rsidDel="00000000" w:rsidP="00000000" w:rsidRDefault="00000000" w:rsidRPr="00000000" w14:paraId="000003F6">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position: sticky;</w:t>
      </w:r>
    </w:p>
    <w:p w:rsidR="00000000" w:rsidDel="00000000" w:rsidP="00000000" w:rsidRDefault="00000000" w:rsidRPr="00000000" w14:paraId="000003F7">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top: 0;</w:t>
      </w:r>
    </w:p>
    <w:p w:rsidR="00000000" w:rsidDel="00000000" w:rsidP="00000000" w:rsidRDefault="00000000" w:rsidRPr="00000000" w14:paraId="000003F8">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left: 0;</w:t>
      </w:r>
    </w:p>
    <w:p w:rsidR="00000000" w:rsidDel="00000000" w:rsidP="00000000" w:rsidRDefault="00000000" w:rsidRPr="00000000" w14:paraId="000003F9">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width: 100%;</w:t>
      </w:r>
    </w:p>
    <w:p w:rsidR="00000000" w:rsidDel="00000000" w:rsidP="00000000" w:rsidRDefault="00000000" w:rsidRPr="00000000" w14:paraId="000003FA">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background: #f9f9f9;</w:t>
      </w:r>
    </w:p>
    <w:p w:rsidR="00000000" w:rsidDel="00000000" w:rsidP="00000000" w:rsidRDefault="00000000" w:rsidRPr="00000000" w14:paraId="000003FB">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z-index: 9;</w:t>
      </w:r>
    </w:p>
    <w:p w:rsidR="00000000" w:rsidDel="00000000" w:rsidP="00000000" w:rsidRDefault="00000000" w:rsidRPr="00000000" w14:paraId="000003FC">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3FD">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.search{</w:t>
      </w:r>
    </w:p>
    <w:p w:rsidR="00000000" w:rsidDel="00000000" w:rsidP="00000000" w:rsidRDefault="00000000" w:rsidRPr="00000000" w14:paraId="000003FE">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width: 500px;</w:t>
      </w:r>
    </w:p>
    <w:p w:rsidR="00000000" w:rsidDel="00000000" w:rsidP="00000000" w:rsidRDefault="00000000" w:rsidRPr="00000000" w14:paraId="000003FF">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display: flex;</w:t>
      </w:r>
    </w:p>
    <w:p w:rsidR="00000000" w:rsidDel="00000000" w:rsidP="00000000" w:rsidRDefault="00000000" w:rsidRPr="00000000" w14:paraId="00000400">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401">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402">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.search-box{</w:t>
      </w:r>
    </w:p>
    <w:p w:rsidR="00000000" w:rsidDel="00000000" w:rsidP="00000000" w:rsidRDefault="00000000" w:rsidRPr="00000000" w14:paraId="00000403">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width: 80%;</w:t>
      </w:r>
    </w:p>
    <w:p w:rsidR="00000000" w:rsidDel="00000000" w:rsidP="00000000" w:rsidRDefault="00000000" w:rsidRPr="00000000" w14:paraId="00000404">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height: 40px;</w:t>
      </w:r>
    </w:p>
    <w:p w:rsidR="00000000" w:rsidDel="00000000" w:rsidP="00000000" w:rsidRDefault="00000000" w:rsidRPr="00000000" w14:paraId="00000405">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padding: 10px;</w:t>
      </w:r>
    </w:p>
    <w:p w:rsidR="00000000" w:rsidDel="00000000" w:rsidP="00000000" w:rsidRDefault="00000000" w:rsidRPr="00000000" w14:paraId="00000406">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border-top-left-radius: 10px;</w:t>
      </w:r>
    </w:p>
    <w:p w:rsidR="00000000" w:rsidDel="00000000" w:rsidP="00000000" w:rsidRDefault="00000000" w:rsidRPr="00000000" w14:paraId="00000407">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border-bottom-left-radius: 10px;</w:t>
      </w:r>
    </w:p>
    <w:p w:rsidR="00000000" w:rsidDel="00000000" w:rsidP="00000000" w:rsidRDefault="00000000" w:rsidRPr="00000000" w14:paraId="00000408">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border: 1px solid #363333;</w:t>
      </w:r>
    </w:p>
    <w:p w:rsidR="00000000" w:rsidDel="00000000" w:rsidP="00000000" w:rsidRDefault="00000000" w:rsidRPr="00000000" w14:paraId="00000409">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text-transform: capitalize;</w:t>
      </w:r>
    </w:p>
    <w:p w:rsidR="00000000" w:rsidDel="00000000" w:rsidP="00000000" w:rsidRDefault="00000000" w:rsidRPr="00000000" w14:paraId="0000040A">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background: none;</w:t>
      </w:r>
    </w:p>
    <w:p w:rsidR="00000000" w:rsidDel="00000000" w:rsidP="00000000" w:rsidRDefault="00000000" w:rsidRPr="00000000" w14:paraId="0000040B">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color: #a9a9a9;</w:t>
      </w:r>
    </w:p>
    <w:p w:rsidR="00000000" w:rsidDel="00000000" w:rsidP="00000000" w:rsidRDefault="00000000" w:rsidRPr="00000000" w14:paraId="0000040C">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outline: none;</w:t>
      </w:r>
    </w:p>
    <w:p w:rsidR="00000000" w:rsidDel="00000000" w:rsidP="00000000" w:rsidRDefault="00000000" w:rsidRPr="00000000" w14:paraId="0000040D">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40E">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40F">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.search-btn{</w:t>
      </w:r>
    </w:p>
    <w:p w:rsidR="00000000" w:rsidDel="00000000" w:rsidP="00000000" w:rsidRDefault="00000000" w:rsidRPr="00000000" w14:paraId="00000410">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width: 20%;</w:t>
      </w:r>
    </w:p>
    <w:p w:rsidR="00000000" w:rsidDel="00000000" w:rsidP="00000000" w:rsidRDefault="00000000" w:rsidRPr="00000000" w14:paraId="00000411">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height: 40px;</w:t>
      </w:r>
    </w:p>
    <w:p w:rsidR="00000000" w:rsidDel="00000000" w:rsidP="00000000" w:rsidRDefault="00000000" w:rsidRPr="00000000" w14:paraId="00000412">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padding: 10px 20px;</w:t>
      </w:r>
    </w:p>
    <w:p w:rsidR="00000000" w:rsidDel="00000000" w:rsidP="00000000" w:rsidRDefault="00000000" w:rsidRPr="00000000" w14:paraId="00000413">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border: none;</w:t>
      </w:r>
    </w:p>
    <w:p w:rsidR="00000000" w:rsidDel="00000000" w:rsidP="00000000" w:rsidRDefault="00000000" w:rsidRPr="00000000" w14:paraId="00000414">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outline: none;</w:t>
      </w:r>
    </w:p>
    <w:p w:rsidR="00000000" w:rsidDel="00000000" w:rsidP="00000000" w:rsidRDefault="00000000" w:rsidRPr="00000000" w14:paraId="00000415">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cursor: pointer;</w:t>
      </w:r>
    </w:p>
    <w:p w:rsidR="00000000" w:rsidDel="00000000" w:rsidP="00000000" w:rsidRDefault="00000000" w:rsidRPr="00000000" w14:paraId="00000416">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background: #383838;</w:t>
      </w:r>
    </w:p>
    <w:p w:rsidR="00000000" w:rsidDel="00000000" w:rsidP="00000000" w:rsidRDefault="00000000" w:rsidRPr="00000000" w14:paraId="00000417">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color: #fff;</w:t>
      </w:r>
    </w:p>
    <w:p w:rsidR="00000000" w:rsidDel="00000000" w:rsidP="00000000" w:rsidRDefault="00000000" w:rsidRPr="00000000" w14:paraId="00000418">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text-transform: capitalize;</w:t>
      </w:r>
    </w:p>
    <w:p w:rsidR="00000000" w:rsidDel="00000000" w:rsidP="00000000" w:rsidRDefault="00000000" w:rsidRPr="00000000" w14:paraId="00000419">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font-size: 15px;</w:t>
      </w:r>
    </w:p>
    <w:p w:rsidR="00000000" w:rsidDel="00000000" w:rsidP="00000000" w:rsidRDefault="00000000" w:rsidRPr="00000000" w14:paraId="0000041A">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border-top-right-radius: 10px;</w:t>
      </w:r>
    </w:p>
    <w:p w:rsidR="00000000" w:rsidDel="00000000" w:rsidP="00000000" w:rsidRDefault="00000000" w:rsidRPr="00000000" w14:paraId="0000041B">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border-bottom-right-radius: 10px;</w:t>
      </w:r>
    </w:p>
    <w:p w:rsidR="00000000" w:rsidDel="00000000" w:rsidP="00000000" w:rsidRDefault="00000000" w:rsidRPr="00000000" w14:paraId="0000041C">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41D">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41E">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.container {</w:t>
      </w:r>
    </w:p>
    <w:p w:rsidR="00000000" w:rsidDel="00000000" w:rsidP="00000000" w:rsidRDefault="00000000" w:rsidRPr="00000000" w14:paraId="0000041F">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height: 300px;</w:t>
      </w:r>
    </w:p>
    <w:p w:rsidR="00000000" w:rsidDel="00000000" w:rsidP="00000000" w:rsidRDefault="00000000" w:rsidRPr="00000000" w14:paraId="00000420">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display: flex;</w:t>
      </w:r>
    </w:p>
    <w:p w:rsidR="00000000" w:rsidDel="00000000" w:rsidP="00000000" w:rsidRDefault="00000000" w:rsidRPr="00000000" w14:paraId="00000421">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align-items: center;</w:t>
      </w:r>
    </w:p>
    <w:p w:rsidR="00000000" w:rsidDel="00000000" w:rsidP="00000000" w:rsidRDefault="00000000" w:rsidRPr="00000000" w14:paraId="00000422">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justify-content: center;</w:t>
      </w:r>
    </w:p>
    <w:p w:rsidR="00000000" w:rsidDel="00000000" w:rsidP="00000000" w:rsidRDefault="00000000" w:rsidRPr="00000000" w14:paraId="00000423">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24">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.bn632-hover.bn25 {</w:t>
      </w:r>
    </w:p>
    <w:p w:rsidR="00000000" w:rsidDel="00000000" w:rsidP="00000000" w:rsidRDefault="00000000" w:rsidRPr="00000000" w14:paraId="00000425">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justify-content: center;</w:t>
      </w:r>
    </w:p>
    <w:p w:rsidR="00000000" w:rsidDel="00000000" w:rsidP="00000000" w:rsidRDefault="00000000" w:rsidRPr="00000000" w14:paraId="00000426">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background-image: linear-gradient(</w:t>
      </w:r>
    </w:p>
    <w:p w:rsidR="00000000" w:rsidDel="00000000" w:rsidP="00000000" w:rsidRDefault="00000000" w:rsidRPr="00000000" w14:paraId="00000427">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to right,</w:t>
      </w:r>
    </w:p>
    <w:p w:rsidR="00000000" w:rsidDel="00000000" w:rsidP="00000000" w:rsidRDefault="00000000" w:rsidRPr="00000000" w14:paraId="00000428">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#29323c,</w:t>
      </w:r>
    </w:p>
    <w:p w:rsidR="00000000" w:rsidDel="00000000" w:rsidP="00000000" w:rsidRDefault="00000000" w:rsidRPr="00000000" w14:paraId="00000429">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#485563,</w:t>
      </w:r>
    </w:p>
    <w:p w:rsidR="00000000" w:rsidDel="00000000" w:rsidP="00000000" w:rsidRDefault="00000000" w:rsidRPr="00000000" w14:paraId="0000042A">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#2b5876,</w:t>
      </w:r>
    </w:p>
    <w:p w:rsidR="00000000" w:rsidDel="00000000" w:rsidP="00000000" w:rsidRDefault="00000000" w:rsidRPr="00000000" w14:paraId="0000042B">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#4e4376</w:t>
      </w:r>
    </w:p>
    <w:p w:rsidR="00000000" w:rsidDel="00000000" w:rsidP="00000000" w:rsidRDefault="00000000" w:rsidRPr="00000000" w14:paraId="0000042C">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2D">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box-shadow: 0 4px 15px 0 rgba(45, 54, 65, 0.75);</w:t>
      </w:r>
    </w:p>
    <w:p w:rsidR="00000000" w:rsidDel="00000000" w:rsidP="00000000" w:rsidRDefault="00000000" w:rsidRPr="00000000" w14:paraId="0000042E">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2F">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button.margin-right {</w:t>
      </w:r>
    </w:p>
    <w:p w:rsidR="00000000" w:rsidDel="00000000" w:rsidP="00000000" w:rsidRDefault="00000000" w:rsidRPr="00000000" w14:paraId="00000430">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margin-right: 100px;</w:t>
      </w:r>
    </w:p>
    <w:p w:rsidR="00000000" w:rsidDel="00000000" w:rsidP="00000000" w:rsidRDefault="00000000" w:rsidRPr="00000000" w14:paraId="00000431">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32">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.imagee{</w:t>
      </w:r>
    </w:p>
    <w:p w:rsidR="00000000" w:rsidDel="00000000" w:rsidP="00000000" w:rsidRDefault="00000000" w:rsidRPr="00000000" w14:paraId="00000433">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height: 400px;</w:t>
      </w:r>
    </w:p>
    <w:p w:rsidR="00000000" w:rsidDel="00000000" w:rsidP="00000000" w:rsidRDefault="00000000" w:rsidRPr="00000000" w14:paraId="00000434">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display: block;</w:t>
      </w:r>
    </w:p>
    <w:p w:rsidR="00000000" w:rsidDel="00000000" w:rsidP="00000000" w:rsidRDefault="00000000" w:rsidRPr="00000000" w14:paraId="00000435">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margin-left: auto;</w:t>
      </w:r>
    </w:p>
    <w:p w:rsidR="00000000" w:rsidDel="00000000" w:rsidP="00000000" w:rsidRDefault="00000000" w:rsidRPr="00000000" w14:paraId="00000436">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margin-right: auto;</w:t>
      </w:r>
    </w:p>
    <w:p w:rsidR="00000000" w:rsidDel="00000000" w:rsidP="00000000" w:rsidRDefault="00000000" w:rsidRPr="00000000" w14:paraId="00000437">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width: 50%;</w:t>
      </w:r>
    </w:p>
    <w:p w:rsidR="00000000" w:rsidDel="00000000" w:rsidP="00000000" w:rsidRDefault="00000000" w:rsidRPr="00000000" w14:paraId="00000438">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39">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43A">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43B">
      <w:pPr>
        <w:tabs>
          <w:tab w:val="left" w:leader="none" w:pos="2450"/>
        </w:tabs>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DETAILS:</w:t>
      </w:r>
    </w:p>
    <w:p w:rsidR="00000000" w:rsidDel="00000000" w:rsidP="00000000" w:rsidRDefault="00000000" w:rsidRPr="00000000" w14:paraId="0000043C">
      <w:pPr>
        <w:tabs>
          <w:tab w:val="left" w:leader="none" w:pos="2450"/>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43D">
      <w:pPr>
        <w:tabs>
          <w:tab w:val="left" w:leader="none" w:pos="2450"/>
        </w:tabs>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//details.html</w:t>
      </w:r>
    </w:p>
    <w:p w:rsidR="00000000" w:rsidDel="00000000" w:rsidP="00000000" w:rsidRDefault="00000000" w:rsidRPr="00000000" w14:paraId="0000043E">
      <w:pPr>
        <w:tabs>
          <w:tab w:val="left" w:leader="none" w:pos="2450"/>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43F">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440">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&lt;link rel="stylesheet" href="details.css"&gt;</w:t>
      </w:r>
    </w:p>
    <w:p w:rsidR="00000000" w:rsidDel="00000000" w:rsidP="00000000" w:rsidRDefault="00000000" w:rsidRPr="00000000" w14:paraId="00000441">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&lt;nav class="navbar"&gt;</w:t>
      </w:r>
    </w:p>
    <w:p w:rsidR="00000000" w:rsidDel="00000000" w:rsidP="00000000" w:rsidRDefault="00000000" w:rsidRPr="00000000" w14:paraId="00000442">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43">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 class="nav"&gt;</w:t>
      </w:r>
    </w:p>
    <w:p w:rsidR="00000000" w:rsidDel="00000000" w:rsidP="00000000" w:rsidRDefault="00000000" w:rsidRPr="00000000" w14:paraId="00000444">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&lt;img src="C:\Users\vansh\Downloads\WhatsApp Image 2023-01-29 at 5.14.06 PM (1).jpeg" class="brand-logo" alt=""&gt;</w:t>
      </w:r>
    </w:p>
    <w:p w:rsidR="00000000" w:rsidDel="00000000" w:rsidP="00000000" w:rsidRDefault="00000000" w:rsidRPr="00000000" w14:paraId="00000445">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46">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 class="nav-items"&gt;</w:t>
      </w:r>
    </w:p>
    <w:p w:rsidR="00000000" w:rsidDel="00000000" w:rsidP="00000000" w:rsidRDefault="00000000" w:rsidRPr="00000000" w14:paraId="00000447">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 class="search"&gt;</w:t>
      </w:r>
    </w:p>
    <w:p w:rsidR="00000000" w:rsidDel="00000000" w:rsidP="00000000" w:rsidRDefault="00000000" w:rsidRPr="00000000" w14:paraId="00000448">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&lt;input type="text" class="search-box" placeholder="enter the type of waste"&gt;</w:t>
      </w:r>
    </w:p>
    <w:p w:rsidR="00000000" w:rsidDel="00000000" w:rsidP="00000000" w:rsidRDefault="00000000" w:rsidRPr="00000000" w14:paraId="00000449">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&lt;button class="search-btn"&gt;search&lt;/button&gt;</w:t>
      </w:r>
    </w:p>
    <w:p w:rsidR="00000000" w:rsidDel="00000000" w:rsidP="00000000" w:rsidRDefault="00000000" w:rsidRPr="00000000" w14:paraId="0000044A">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4B">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&lt;/div&gt;</w:t>
      </w:r>
    </w:p>
    <w:p w:rsidR="00000000" w:rsidDel="00000000" w:rsidP="00000000" w:rsidRDefault="00000000" w:rsidRPr="00000000" w14:paraId="0000044C">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&lt;/div&gt;</w:t>
      </w:r>
    </w:p>
    <w:p w:rsidR="00000000" w:rsidDel="00000000" w:rsidP="00000000" w:rsidRDefault="00000000" w:rsidRPr="00000000" w14:paraId="0000044D">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4E">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&lt;Li&gt;&lt;A Href="home.html" Class="Under"&gt;Home&lt;/A&gt;&lt;/Li&gt;</w:t>
      </w:r>
    </w:p>
    <w:p w:rsidR="00000000" w:rsidDel="00000000" w:rsidP="00000000" w:rsidRDefault="00000000" w:rsidRPr="00000000" w14:paraId="0000044F">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&lt;Li&gt;&lt;A Href="#" Class="Under"&gt;About Us&lt;/A&gt;&lt;/Li&gt;</w:t>
      </w:r>
    </w:p>
    <w:p w:rsidR="00000000" w:rsidDel="00000000" w:rsidP="00000000" w:rsidRDefault="00000000" w:rsidRPr="00000000" w14:paraId="00000450">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&lt;Li&gt;&lt;A Href="home.html" Class="Under"&gt;LogOut&lt;/A&gt;&lt;/Li&gt;</w:t>
      </w:r>
    </w:p>
    <w:p w:rsidR="00000000" w:rsidDel="00000000" w:rsidP="00000000" w:rsidRDefault="00000000" w:rsidRPr="00000000" w14:paraId="00000451">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&lt;/div&gt;</w:t>
      </w:r>
    </w:p>
    <w:p w:rsidR="00000000" w:rsidDel="00000000" w:rsidP="00000000" w:rsidRDefault="00000000" w:rsidRPr="00000000" w14:paraId="00000452">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&lt;/nav&gt;</w:t>
      </w:r>
    </w:p>
    <w:p w:rsidR="00000000" w:rsidDel="00000000" w:rsidP="00000000" w:rsidRDefault="00000000" w:rsidRPr="00000000" w14:paraId="00000453">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&lt;div&gt;</w:t>
      </w:r>
    </w:p>
    <w:p w:rsidR="00000000" w:rsidDel="00000000" w:rsidP="00000000" w:rsidRDefault="00000000" w:rsidRPr="00000000" w14:paraId="00000454">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55">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&lt;br&gt;&lt;br&gt;&lt;br&gt;</w:t>
      </w:r>
    </w:p>
    <w:p w:rsidR="00000000" w:rsidDel="00000000" w:rsidP="00000000" w:rsidRDefault="00000000" w:rsidRPr="00000000" w14:paraId="00000456">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&lt;h1&gt;Enter the required details.&lt;/h1&gt;</w:t>
      </w:r>
    </w:p>
    <w:p w:rsidR="00000000" w:rsidDel="00000000" w:rsidP="00000000" w:rsidRDefault="00000000" w:rsidRPr="00000000" w14:paraId="00000457">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&lt;div class="box"&gt;</w:t>
      </w:r>
    </w:p>
    <w:p w:rsidR="00000000" w:rsidDel="00000000" w:rsidP="00000000" w:rsidRDefault="00000000" w:rsidRPr="00000000" w14:paraId="00000458">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&lt;form action="bill.html" &gt;</w:t>
      </w:r>
    </w:p>
    <w:p w:rsidR="00000000" w:rsidDel="00000000" w:rsidP="00000000" w:rsidRDefault="00000000" w:rsidRPr="00000000" w14:paraId="00000459">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5A">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&lt;label type="name" style="font-size: 30px;"&gt;Customer Name : &lt;/label&gt;</w:t>
      </w:r>
    </w:p>
    <w:p w:rsidR="00000000" w:rsidDel="00000000" w:rsidP="00000000" w:rsidRDefault="00000000" w:rsidRPr="00000000" w14:paraId="0000045B">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&lt;input type="text" id="name" name="name"  style="width:200px; height:40px;"&gt;&lt;br&gt;&lt;br&gt;</w:t>
      </w:r>
    </w:p>
    <w:p w:rsidR="00000000" w:rsidDel="00000000" w:rsidP="00000000" w:rsidRDefault="00000000" w:rsidRPr="00000000" w14:paraId="0000045C">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&lt;label type="cat" style="font-size: 30px;"&gt;Category : &lt;/label&gt;</w:t>
      </w:r>
    </w:p>
    <w:p w:rsidR="00000000" w:rsidDel="00000000" w:rsidP="00000000" w:rsidRDefault="00000000" w:rsidRPr="00000000" w14:paraId="0000045D">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&lt;input type="text" id="cat" name="cat"  style="width:200px; height:40px;"&gt;&lt;br&gt;&lt;br&gt;</w:t>
      </w:r>
    </w:p>
    <w:p w:rsidR="00000000" w:rsidDel="00000000" w:rsidP="00000000" w:rsidRDefault="00000000" w:rsidRPr="00000000" w14:paraId="0000045E">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&lt;label for="qty" style="font-size: 30px;"&gt;Quantity:&lt;/label&gt;</w:t>
      </w:r>
    </w:p>
    <w:p w:rsidR="00000000" w:rsidDel="00000000" w:rsidP="00000000" w:rsidRDefault="00000000" w:rsidRPr="00000000" w14:paraId="0000045F">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&lt;input type="text" id="qty" name="qty"  style="width:200px; height:40px;"&gt;&lt;br&gt;&lt;br&gt;</w:t>
      </w:r>
    </w:p>
    <w:p w:rsidR="00000000" w:rsidDel="00000000" w:rsidP="00000000" w:rsidRDefault="00000000" w:rsidRPr="00000000" w14:paraId="00000460">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&lt;label for="add" style="font-size:30px;"&gt;Address:&lt;/label&gt;</w:t>
      </w:r>
    </w:p>
    <w:p w:rsidR="00000000" w:rsidDel="00000000" w:rsidP="00000000" w:rsidRDefault="00000000" w:rsidRPr="00000000" w14:paraId="00000461">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&lt;input type="text" id="add" name="add" style="width:200px; height:40px;"&gt;&lt;br&gt;&lt;br&gt;</w:t>
      </w:r>
    </w:p>
    <w:p w:rsidR="00000000" w:rsidDel="00000000" w:rsidP="00000000" w:rsidRDefault="00000000" w:rsidRPr="00000000" w14:paraId="00000462">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&lt;label for="phn" style="font-size: 30px;"&gt;Contact No.:&lt;/label&gt;</w:t>
      </w:r>
    </w:p>
    <w:p w:rsidR="00000000" w:rsidDel="00000000" w:rsidP="00000000" w:rsidRDefault="00000000" w:rsidRPr="00000000" w14:paraId="00000463">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&lt;input type="text" id="phn" name="phn"  style="width:200px; height:40px;"&gt;&lt;br&gt;&lt;br&gt;</w:t>
      </w:r>
    </w:p>
    <w:p w:rsidR="00000000" w:rsidDel="00000000" w:rsidP="00000000" w:rsidRDefault="00000000" w:rsidRPr="00000000" w14:paraId="00000464">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&lt;input type="submit" value="Submit" onclick="getData()"&gt;</w:t>
      </w:r>
    </w:p>
    <w:p w:rsidR="00000000" w:rsidDel="00000000" w:rsidP="00000000" w:rsidRDefault="00000000" w:rsidRPr="00000000" w14:paraId="00000465">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&lt;/form&gt;</w:t>
      </w:r>
    </w:p>
    <w:p w:rsidR="00000000" w:rsidDel="00000000" w:rsidP="00000000" w:rsidRDefault="00000000" w:rsidRPr="00000000" w14:paraId="00000466">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&lt;/div&gt;</w:t>
      </w:r>
    </w:p>
    <w:p w:rsidR="00000000" w:rsidDel="00000000" w:rsidP="00000000" w:rsidRDefault="00000000" w:rsidRPr="00000000" w14:paraId="00000467">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&lt;/div&gt;</w:t>
      </w:r>
    </w:p>
    <w:p w:rsidR="00000000" w:rsidDel="00000000" w:rsidP="00000000" w:rsidRDefault="00000000" w:rsidRPr="00000000" w14:paraId="00000468">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&lt;script&gt;</w:t>
      </w:r>
    </w:p>
    <w:p w:rsidR="00000000" w:rsidDel="00000000" w:rsidP="00000000" w:rsidRDefault="00000000" w:rsidRPr="00000000" w14:paraId="00000469">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function getData()</w:t>
      </w:r>
    </w:p>
    <w:p w:rsidR="00000000" w:rsidDel="00000000" w:rsidP="00000000" w:rsidRDefault="00000000" w:rsidRPr="00000000" w14:paraId="0000046A">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46B">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//gettting the values</w:t>
      </w:r>
    </w:p>
    <w:p w:rsidR="00000000" w:rsidDel="00000000" w:rsidP="00000000" w:rsidRDefault="00000000" w:rsidRPr="00000000" w14:paraId="0000046C">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var name = document.getElementById("name").value;</w:t>
      </w:r>
    </w:p>
    <w:p w:rsidR="00000000" w:rsidDel="00000000" w:rsidP="00000000" w:rsidRDefault="00000000" w:rsidRPr="00000000" w14:paraId="0000046D">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var cat = document.getElementById("cat").value;</w:t>
      </w:r>
    </w:p>
    <w:p w:rsidR="00000000" w:rsidDel="00000000" w:rsidP="00000000" w:rsidRDefault="00000000" w:rsidRPr="00000000" w14:paraId="0000046E">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var qty= document.getElementById("qty").value; </w:t>
      </w:r>
    </w:p>
    <w:p w:rsidR="00000000" w:rsidDel="00000000" w:rsidP="00000000" w:rsidRDefault="00000000" w:rsidRPr="00000000" w14:paraId="0000046F">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var add= document.getElementById("add").value; </w:t>
      </w:r>
    </w:p>
    <w:p w:rsidR="00000000" w:rsidDel="00000000" w:rsidP="00000000" w:rsidRDefault="00000000" w:rsidRPr="00000000" w14:paraId="00000470">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var phn= document.getElementById("phn").value; </w:t>
      </w:r>
    </w:p>
    <w:p w:rsidR="00000000" w:rsidDel="00000000" w:rsidP="00000000" w:rsidRDefault="00000000" w:rsidRPr="00000000" w14:paraId="00000471">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//saving the values in local storage</w:t>
      </w:r>
    </w:p>
    <w:p w:rsidR="00000000" w:rsidDel="00000000" w:rsidP="00000000" w:rsidRDefault="00000000" w:rsidRPr="00000000" w14:paraId="00000472">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localStorage.setItem("txtValue", name);</w:t>
      </w:r>
    </w:p>
    <w:p w:rsidR="00000000" w:rsidDel="00000000" w:rsidP="00000000" w:rsidRDefault="00000000" w:rsidRPr="00000000" w14:paraId="00000473">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localStorage.setItem("txtValue1", cat);</w:t>
      </w:r>
    </w:p>
    <w:p w:rsidR="00000000" w:rsidDel="00000000" w:rsidP="00000000" w:rsidRDefault="00000000" w:rsidRPr="00000000" w14:paraId="00000474">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localStorage.setItem("txtValue2", qty);</w:t>
      </w:r>
    </w:p>
    <w:p w:rsidR="00000000" w:rsidDel="00000000" w:rsidP="00000000" w:rsidRDefault="00000000" w:rsidRPr="00000000" w14:paraId="00000475">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localStorage.setItem("txtValue3", add);   </w:t>
      </w:r>
    </w:p>
    <w:p w:rsidR="00000000" w:rsidDel="00000000" w:rsidP="00000000" w:rsidRDefault="00000000" w:rsidRPr="00000000" w14:paraId="00000476">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localStorage.setItem("txtValue4",phn);</w:t>
      </w:r>
    </w:p>
    <w:p w:rsidR="00000000" w:rsidDel="00000000" w:rsidP="00000000" w:rsidRDefault="00000000" w:rsidRPr="00000000" w14:paraId="00000477">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478">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&lt;/script&gt;</w:t>
      </w:r>
    </w:p>
    <w:p w:rsidR="00000000" w:rsidDel="00000000" w:rsidP="00000000" w:rsidRDefault="00000000" w:rsidRPr="00000000" w14:paraId="00000479">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47A">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47B">
      <w:pPr>
        <w:tabs>
          <w:tab w:val="left" w:leader="none" w:pos="2450"/>
        </w:tabs>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BILL:</w:t>
      </w:r>
    </w:p>
    <w:p w:rsidR="00000000" w:rsidDel="00000000" w:rsidP="00000000" w:rsidRDefault="00000000" w:rsidRPr="00000000" w14:paraId="0000047C">
      <w:pPr>
        <w:tabs>
          <w:tab w:val="left" w:leader="none" w:pos="2450"/>
        </w:tabs>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//bill.html</w:t>
      </w:r>
    </w:p>
    <w:p w:rsidR="00000000" w:rsidDel="00000000" w:rsidP="00000000" w:rsidRDefault="00000000" w:rsidRPr="00000000" w14:paraId="0000047D">
      <w:pPr>
        <w:tabs>
          <w:tab w:val="left" w:leader="none" w:pos="2450"/>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47E">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&lt;link rel="stylesheet" href="bill.css"&gt;</w:t>
      </w:r>
    </w:p>
    <w:p w:rsidR="00000000" w:rsidDel="00000000" w:rsidP="00000000" w:rsidRDefault="00000000" w:rsidRPr="00000000" w14:paraId="0000047F">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&lt;nav class="navbar"&gt;</w:t>
      </w:r>
    </w:p>
    <w:p w:rsidR="00000000" w:rsidDel="00000000" w:rsidP="00000000" w:rsidRDefault="00000000" w:rsidRPr="00000000" w14:paraId="00000480">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81">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 class="nav"&gt;</w:t>
      </w:r>
    </w:p>
    <w:p w:rsidR="00000000" w:rsidDel="00000000" w:rsidP="00000000" w:rsidRDefault="00000000" w:rsidRPr="00000000" w14:paraId="00000482">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&lt;img src="C:\Users\vansh\Downloads\WhatsApp Image 2023-01-29 at 5.14.06 PM (1).jpeg" class="brand-logo" alt=""&gt;</w:t>
      </w:r>
    </w:p>
    <w:p w:rsidR="00000000" w:rsidDel="00000000" w:rsidP="00000000" w:rsidRDefault="00000000" w:rsidRPr="00000000" w14:paraId="00000483">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84">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 class="nav-items"&gt;</w:t>
      </w:r>
    </w:p>
    <w:p w:rsidR="00000000" w:rsidDel="00000000" w:rsidP="00000000" w:rsidRDefault="00000000" w:rsidRPr="00000000" w14:paraId="00000485">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 class="search"&gt;</w:t>
      </w:r>
    </w:p>
    <w:p w:rsidR="00000000" w:rsidDel="00000000" w:rsidP="00000000" w:rsidRDefault="00000000" w:rsidRPr="00000000" w14:paraId="00000486">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&lt;input type="text" class="search-box" placeholder="enter the type of waste"&gt;</w:t>
      </w:r>
    </w:p>
    <w:p w:rsidR="00000000" w:rsidDel="00000000" w:rsidP="00000000" w:rsidRDefault="00000000" w:rsidRPr="00000000" w14:paraId="00000487">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&lt;button class="search-btn"&gt;search&lt;/button&gt;</w:t>
      </w:r>
    </w:p>
    <w:p w:rsidR="00000000" w:rsidDel="00000000" w:rsidP="00000000" w:rsidRDefault="00000000" w:rsidRPr="00000000" w14:paraId="00000488">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89">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&lt;/div&gt;</w:t>
      </w:r>
    </w:p>
    <w:p w:rsidR="00000000" w:rsidDel="00000000" w:rsidP="00000000" w:rsidRDefault="00000000" w:rsidRPr="00000000" w14:paraId="0000048A">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&lt;/div&gt;</w:t>
      </w:r>
    </w:p>
    <w:p w:rsidR="00000000" w:rsidDel="00000000" w:rsidP="00000000" w:rsidRDefault="00000000" w:rsidRPr="00000000" w14:paraId="0000048B">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8C">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&lt;Li&gt;&lt;A Href="home.html" Class="Under"&gt;Home&lt;/A&gt;&lt;/Li&gt;</w:t>
      </w:r>
    </w:p>
    <w:p w:rsidR="00000000" w:rsidDel="00000000" w:rsidP="00000000" w:rsidRDefault="00000000" w:rsidRPr="00000000" w14:paraId="0000048D">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&lt;Li&gt;&lt;A Href="#" Class="Under"&gt;About Us&lt;/A&gt;&lt;/Li&gt;</w:t>
      </w:r>
    </w:p>
    <w:p w:rsidR="00000000" w:rsidDel="00000000" w:rsidP="00000000" w:rsidRDefault="00000000" w:rsidRPr="00000000" w14:paraId="0000048E">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&lt;Li&gt;&lt;A Href="home.html" Class="Under"&gt;LogOut&lt;/A&gt;&lt;/Li&gt;</w:t>
      </w:r>
    </w:p>
    <w:p w:rsidR="00000000" w:rsidDel="00000000" w:rsidP="00000000" w:rsidRDefault="00000000" w:rsidRPr="00000000" w14:paraId="0000048F">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&lt;/div&gt;</w:t>
      </w:r>
    </w:p>
    <w:p w:rsidR="00000000" w:rsidDel="00000000" w:rsidP="00000000" w:rsidRDefault="00000000" w:rsidRPr="00000000" w14:paraId="00000490">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&lt;/nav&gt;</w:t>
      </w:r>
    </w:p>
    <w:p w:rsidR="00000000" w:rsidDel="00000000" w:rsidP="00000000" w:rsidRDefault="00000000" w:rsidRPr="00000000" w14:paraId="00000491">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&lt;div&gt;</w:t>
      </w:r>
    </w:p>
    <w:p w:rsidR="00000000" w:rsidDel="00000000" w:rsidP="00000000" w:rsidRDefault="00000000" w:rsidRPr="00000000" w14:paraId="00000492">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93">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&lt;br&gt;</w:t>
      </w:r>
    </w:p>
    <w:p w:rsidR="00000000" w:rsidDel="00000000" w:rsidP="00000000" w:rsidRDefault="00000000" w:rsidRPr="00000000" w14:paraId="00000494">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&lt;h1&gt;       BILL DETAILS:&lt;/h1&gt;</w:t>
      </w:r>
    </w:p>
    <w:p w:rsidR="00000000" w:rsidDel="00000000" w:rsidP="00000000" w:rsidRDefault="00000000" w:rsidRPr="00000000" w14:paraId="00000495">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96">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&lt;div&gt;</w:t>
      </w:r>
    </w:p>
    <w:p w:rsidR="00000000" w:rsidDel="00000000" w:rsidP="00000000" w:rsidRDefault="00000000" w:rsidRPr="00000000" w14:paraId="00000497">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98">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 class="box"&gt;</w:t>
      </w:r>
    </w:p>
    <w:p w:rsidR="00000000" w:rsidDel="00000000" w:rsidP="00000000" w:rsidRDefault="00000000" w:rsidRPr="00000000" w14:paraId="00000499">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&lt;table border = "1"&gt;</w:t>
      </w:r>
    </w:p>
    <w:p w:rsidR="00000000" w:rsidDel="00000000" w:rsidP="00000000" w:rsidRDefault="00000000" w:rsidRPr="00000000" w14:paraId="0000049A">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9B">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&lt;tr&gt;</w:t>
      </w:r>
    </w:p>
    <w:p w:rsidR="00000000" w:rsidDel="00000000" w:rsidP="00000000" w:rsidRDefault="00000000" w:rsidRPr="00000000" w14:paraId="0000049C">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&lt;td style="font-size: 30px;"&gt;Customer Name:&lt;/td&gt;</w:t>
      </w:r>
    </w:p>
    <w:p w:rsidR="00000000" w:rsidDel="00000000" w:rsidP="00000000" w:rsidRDefault="00000000" w:rsidRPr="00000000" w14:paraId="0000049D">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&lt;td&gt;    &lt;span id="data"&gt;  &lt;/span&gt;    &lt;/td&gt;</w:t>
      </w:r>
    </w:p>
    <w:p w:rsidR="00000000" w:rsidDel="00000000" w:rsidP="00000000" w:rsidRDefault="00000000" w:rsidRPr="00000000" w14:paraId="0000049E">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&lt;/tr&gt;</w:t>
      </w:r>
    </w:p>
    <w:p w:rsidR="00000000" w:rsidDel="00000000" w:rsidP="00000000" w:rsidRDefault="00000000" w:rsidRPr="00000000" w14:paraId="0000049F">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A0">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&lt;tr&gt;</w:t>
      </w:r>
    </w:p>
    <w:p w:rsidR="00000000" w:rsidDel="00000000" w:rsidP="00000000" w:rsidRDefault="00000000" w:rsidRPr="00000000" w14:paraId="000004A1">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&lt;td style="font-size: 30px;"&gt;Category choosen:&lt;/td&gt;</w:t>
      </w:r>
    </w:p>
    <w:p w:rsidR="00000000" w:rsidDel="00000000" w:rsidP="00000000" w:rsidRDefault="00000000" w:rsidRPr="00000000" w14:paraId="000004A2">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&lt;td&gt; &lt;span id="data1"&gt;  &lt;/span&gt;&lt;/td&gt;</w:t>
      </w:r>
    </w:p>
    <w:p w:rsidR="00000000" w:rsidDel="00000000" w:rsidP="00000000" w:rsidRDefault="00000000" w:rsidRPr="00000000" w14:paraId="000004A3">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&lt;/tr&gt;</w:t>
      </w:r>
    </w:p>
    <w:p w:rsidR="00000000" w:rsidDel="00000000" w:rsidP="00000000" w:rsidRDefault="00000000" w:rsidRPr="00000000" w14:paraId="000004A4">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&lt;tr&gt;</w:t>
      </w:r>
    </w:p>
    <w:p w:rsidR="00000000" w:rsidDel="00000000" w:rsidP="00000000" w:rsidRDefault="00000000" w:rsidRPr="00000000" w14:paraId="000004A5">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&lt;td style="font-size: 30px;"&gt;Quantity:&lt;/td&gt;</w:t>
      </w:r>
    </w:p>
    <w:p w:rsidR="00000000" w:rsidDel="00000000" w:rsidP="00000000" w:rsidRDefault="00000000" w:rsidRPr="00000000" w14:paraId="000004A6">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&lt;td&gt; &lt;span id="data2"&gt;  &lt;/span&gt;&lt;/td&gt;</w:t>
      </w:r>
    </w:p>
    <w:p w:rsidR="00000000" w:rsidDel="00000000" w:rsidP="00000000" w:rsidRDefault="00000000" w:rsidRPr="00000000" w14:paraId="000004A7">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A8">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&lt;/tr&gt;</w:t>
      </w:r>
    </w:p>
    <w:p w:rsidR="00000000" w:rsidDel="00000000" w:rsidP="00000000" w:rsidRDefault="00000000" w:rsidRPr="00000000" w14:paraId="000004A9">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&lt;tr&gt;</w:t>
      </w:r>
    </w:p>
    <w:p w:rsidR="00000000" w:rsidDel="00000000" w:rsidP="00000000" w:rsidRDefault="00000000" w:rsidRPr="00000000" w14:paraId="000004AA">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&lt;td style="font-size: 30px;"&gt;Address:&lt;/td&gt;</w:t>
      </w:r>
    </w:p>
    <w:p w:rsidR="00000000" w:rsidDel="00000000" w:rsidP="00000000" w:rsidRDefault="00000000" w:rsidRPr="00000000" w14:paraId="000004AB">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&lt;td&gt;&lt;span id="data3"&gt;  &lt;/span&gt; &lt;/td&gt;</w:t>
      </w:r>
    </w:p>
    <w:p w:rsidR="00000000" w:rsidDel="00000000" w:rsidP="00000000" w:rsidRDefault="00000000" w:rsidRPr="00000000" w14:paraId="000004AC">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&lt;/tr&gt;</w:t>
      </w:r>
    </w:p>
    <w:p w:rsidR="00000000" w:rsidDel="00000000" w:rsidP="00000000" w:rsidRDefault="00000000" w:rsidRPr="00000000" w14:paraId="000004AD">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&lt;tr&gt;</w:t>
      </w:r>
    </w:p>
    <w:p w:rsidR="00000000" w:rsidDel="00000000" w:rsidP="00000000" w:rsidRDefault="00000000" w:rsidRPr="00000000" w14:paraId="000004AE">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&lt;td style="font-size: 30px;"&gt;Contact No.:&lt;/td&gt;</w:t>
      </w:r>
    </w:p>
    <w:p w:rsidR="00000000" w:rsidDel="00000000" w:rsidP="00000000" w:rsidRDefault="00000000" w:rsidRPr="00000000" w14:paraId="000004AF">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&lt;td&gt; &lt;span id="data4"&gt;  &lt;/span&gt;&lt;/td&gt;</w:t>
      </w:r>
    </w:p>
    <w:p w:rsidR="00000000" w:rsidDel="00000000" w:rsidP="00000000" w:rsidRDefault="00000000" w:rsidRPr="00000000" w14:paraId="000004B0">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&lt;/tr&gt;</w:t>
      </w:r>
    </w:p>
    <w:p w:rsidR="00000000" w:rsidDel="00000000" w:rsidP="00000000" w:rsidRDefault="00000000" w:rsidRPr="00000000" w14:paraId="000004B1">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4B2">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4B3">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&lt;/table&gt;</w:t>
      </w:r>
    </w:p>
    <w:p w:rsidR="00000000" w:rsidDel="00000000" w:rsidP="00000000" w:rsidRDefault="00000000" w:rsidRPr="00000000" w14:paraId="000004B4">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4B5">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&lt;h1&gt;THANKS FOR CHOOSING US!&lt;/h1&gt;</w:t>
      </w:r>
    </w:p>
    <w:p w:rsidR="00000000" w:rsidDel="00000000" w:rsidP="00000000" w:rsidRDefault="00000000" w:rsidRPr="00000000" w14:paraId="000004B6">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&lt;h2&gt;LETS MAKE THIS WORLD A BETTER PLACE TO LIVE!&lt;/h2&gt;</w:t>
      </w:r>
    </w:p>
    <w:p w:rsidR="00000000" w:rsidDel="00000000" w:rsidP="00000000" w:rsidRDefault="00000000" w:rsidRPr="00000000" w14:paraId="000004B7">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&lt;/div&gt; </w:t>
      </w:r>
    </w:p>
    <w:p w:rsidR="00000000" w:rsidDel="00000000" w:rsidP="00000000" w:rsidRDefault="00000000" w:rsidRPr="00000000" w14:paraId="000004B8">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&lt;img src="C:\Users\vansh\Downloads\bill img.webp" class="imagee"&gt;</w:t>
      </w:r>
    </w:p>
    <w:p w:rsidR="00000000" w:rsidDel="00000000" w:rsidP="00000000" w:rsidRDefault="00000000" w:rsidRPr="00000000" w14:paraId="000004B9">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&lt;/div&gt;</w:t>
      </w:r>
    </w:p>
    <w:p w:rsidR="00000000" w:rsidDel="00000000" w:rsidP="00000000" w:rsidRDefault="00000000" w:rsidRPr="00000000" w14:paraId="000004BA">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&lt;script&gt;</w:t>
      </w:r>
    </w:p>
    <w:p w:rsidR="00000000" w:rsidDel="00000000" w:rsidP="00000000" w:rsidRDefault="00000000" w:rsidRPr="00000000" w14:paraId="000004BB">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document.getElementById("data").innerHTML=localStorage.getItem("txtValue");</w:t>
      </w:r>
    </w:p>
    <w:p w:rsidR="00000000" w:rsidDel="00000000" w:rsidP="00000000" w:rsidRDefault="00000000" w:rsidRPr="00000000" w14:paraId="000004BC">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document.getElementById("data1").innerHTML=localStorage.getItem("txtValue1");</w:t>
      </w:r>
    </w:p>
    <w:p w:rsidR="00000000" w:rsidDel="00000000" w:rsidP="00000000" w:rsidRDefault="00000000" w:rsidRPr="00000000" w14:paraId="000004BD">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document.getElementById("data2").innerHTML=localStorage.getItem("txtValue2");</w:t>
      </w:r>
    </w:p>
    <w:p w:rsidR="00000000" w:rsidDel="00000000" w:rsidP="00000000" w:rsidRDefault="00000000" w:rsidRPr="00000000" w14:paraId="000004BE">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document.getElementById("data3").innerHTML=localStorage.getItem("txtValue3");</w:t>
      </w:r>
    </w:p>
    <w:p w:rsidR="00000000" w:rsidDel="00000000" w:rsidP="00000000" w:rsidRDefault="00000000" w:rsidRPr="00000000" w14:paraId="000004BF">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document.getElementById("data4").innerHTML=localStorage.getItem("txtValue4");</w:t>
      </w:r>
    </w:p>
    <w:p w:rsidR="00000000" w:rsidDel="00000000" w:rsidP="00000000" w:rsidRDefault="00000000" w:rsidRPr="00000000" w14:paraId="000004C0">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&lt;/script&gt;</w:t>
      </w:r>
    </w:p>
    <w:p w:rsidR="00000000" w:rsidDel="00000000" w:rsidP="00000000" w:rsidRDefault="00000000" w:rsidRPr="00000000" w14:paraId="000004C1">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&lt;/div&gt;</w:t>
      </w:r>
    </w:p>
    <w:p w:rsidR="00000000" w:rsidDel="00000000" w:rsidP="00000000" w:rsidRDefault="00000000" w:rsidRPr="00000000" w14:paraId="000004C2">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4C3">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4C4">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4C5">
      <w:pPr>
        <w:tabs>
          <w:tab w:val="left" w:leader="none" w:pos="2450"/>
        </w:tabs>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//bill.css</w:t>
      </w:r>
    </w:p>
    <w:p w:rsidR="00000000" w:rsidDel="00000000" w:rsidP="00000000" w:rsidRDefault="00000000" w:rsidRPr="00000000" w14:paraId="000004C6">
      <w:pPr>
        <w:tabs>
          <w:tab w:val="left" w:leader="none" w:pos="2450"/>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4C7">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.box {</w:t>
      </w:r>
    </w:p>
    <w:p w:rsidR="00000000" w:rsidDel="00000000" w:rsidP="00000000" w:rsidRDefault="00000000" w:rsidRPr="00000000" w14:paraId="000004C8">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background-color: lightgrey;</w:t>
      </w:r>
    </w:p>
    <w:p w:rsidR="00000000" w:rsidDel="00000000" w:rsidP="00000000" w:rsidRDefault="00000000" w:rsidRPr="00000000" w14:paraId="000004C9">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width: 700px;</w:t>
      </w:r>
    </w:p>
    <w:p w:rsidR="00000000" w:rsidDel="00000000" w:rsidP="00000000" w:rsidRDefault="00000000" w:rsidRPr="00000000" w14:paraId="000004CA">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height: 400px;;</w:t>
      </w:r>
    </w:p>
    <w:p w:rsidR="00000000" w:rsidDel="00000000" w:rsidP="00000000" w:rsidRDefault="00000000" w:rsidRPr="00000000" w14:paraId="000004CB">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border: 10px solid green;</w:t>
      </w:r>
    </w:p>
    <w:p w:rsidR="00000000" w:rsidDel="00000000" w:rsidP="00000000" w:rsidRDefault="00000000" w:rsidRPr="00000000" w14:paraId="000004CC">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padding: 50px;</w:t>
      </w:r>
    </w:p>
    <w:p w:rsidR="00000000" w:rsidDel="00000000" w:rsidP="00000000" w:rsidRDefault="00000000" w:rsidRPr="00000000" w14:paraId="000004CD">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margin: 10px;</w:t>
      </w:r>
    </w:p>
    <w:p w:rsidR="00000000" w:rsidDel="00000000" w:rsidP="00000000" w:rsidRDefault="00000000" w:rsidRPr="00000000" w14:paraId="000004CE">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margin-left: auto;</w:t>
      </w:r>
    </w:p>
    <w:p w:rsidR="00000000" w:rsidDel="00000000" w:rsidP="00000000" w:rsidRDefault="00000000" w:rsidRPr="00000000" w14:paraId="000004CF">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margin-right:auto;</w:t>
      </w:r>
    </w:p>
    <w:p w:rsidR="00000000" w:rsidDel="00000000" w:rsidP="00000000" w:rsidRDefault="00000000" w:rsidRPr="00000000" w14:paraId="000004D0">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D1">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.imagee{</w:t>
      </w:r>
    </w:p>
    <w:p w:rsidR="00000000" w:rsidDel="00000000" w:rsidP="00000000" w:rsidRDefault="00000000" w:rsidRPr="00000000" w14:paraId="000004D2">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D3">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display: block;</w:t>
      </w:r>
    </w:p>
    <w:p w:rsidR="00000000" w:rsidDel="00000000" w:rsidP="00000000" w:rsidRDefault="00000000" w:rsidRPr="00000000" w14:paraId="000004D4">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margin-left: auto;</w:t>
      </w:r>
    </w:p>
    <w:p w:rsidR="00000000" w:rsidDel="00000000" w:rsidP="00000000" w:rsidRDefault="00000000" w:rsidRPr="00000000" w14:paraId="000004D5">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margin-right:auto;</w:t>
      </w:r>
    </w:p>
    <w:p w:rsidR="00000000" w:rsidDel="00000000" w:rsidP="00000000" w:rsidRDefault="00000000" w:rsidRPr="00000000" w14:paraId="000004D6">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width: 30%;</w:t>
      </w:r>
    </w:p>
    <w:p w:rsidR="00000000" w:rsidDel="00000000" w:rsidP="00000000" w:rsidRDefault="00000000" w:rsidRPr="00000000" w14:paraId="000004D7">
      <w:pPr>
        <w:tabs>
          <w:tab w:val="left" w:leader="none" w:pos="2450"/>
        </w:tabs>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D8">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4D9">
      <w:pPr>
        <w:tabs>
          <w:tab w:val="left" w:leader="none" w:pos="2450"/>
        </w:tabs>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                                    END OF CODE</w:t>
      </w:r>
    </w:p>
    <w:p w:rsidR="00000000" w:rsidDel="00000000" w:rsidP="00000000" w:rsidRDefault="00000000" w:rsidRPr="00000000" w14:paraId="000004DA">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4DB">
      <w:pPr>
        <w:tabs>
          <w:tab w:val="left" w:leader="none" w:pos="2450"/>
        </w:tabs>
        <w:rPr>
          <w:rFonts w:ascii="Calibri" w:cs="Calibri" w:eastAsia="Calibri" w:hAnsi="Calibri"/>
        </w:rPr>
      </w:pPr>
      <w:r w:rsidDel="00000000" w:rsidR="00000000" w:rsidRPr="00000000">
        <w:rPr>
          <w:rtl w:val="0"/>
        </w:rPr>
      </w:r>
    </w:p>
    <w:p w:rsidR="00000000" w:rsidDel="00000000" w:rsidP="00000000" w:rsidRDefault="00000000" w:rsidRPr="00000000" w14:paraId="000004DC">
      <w:pPr>
        <w:tabs>
          <w:tab w:val="left" w:leader="none" w:pos="2450"/>
        </w:tabs>
        <w:rPr>
          <w:b w:val="1"/>
          <w:sz w:val="40"/>
          <w:szCs w:val="40"/>
        </w:rPr>
      </w:pPr>
      <w:r w:rsidDel="00000000" w:rsidR="00000000" w:rsidRPr="00000000">
        <w:rPr>
          <w:rtl w:val="0"/>
        </w:rPr>
      </w:r>
    </w:p>
    <w:p w:rsidR="00000000" w:rsidDel="00000000" w:rsidP="00000000" w:rsidRDefault="00000000" w:rsidRPr="00000000" w14:paraId="000004DD">
      <w:pPr>
        <w:tabs>
          <w:tab w:val="left" w:leader="none" w:pos="2450"/>
        </w:tabs>
        <w:rPr>
          <w:b w:val="1"/>
          <w:sz w:val="40"/>
          <w:szCs w:val="40"/>
        </w:rPr>
      </w:pPr>
      <w:r w:rsidDel="00000000" w:rsidR="00000000" w:rsidRPr="00000000">
        <w:rPr>
          <w:rtl w:val="0"/>
        </w:rPr>
      </w:r>
    </w:p>
    <w:p w:rsidR="00000000" w:rsidDel="00000000" w:rsidP="00000000" w:rsidRDefault="00000000" w:rsidRPr="00000000" w14:paraId="000004DE">
      <w:pPr>
        <w:tabs>
          <w:tab w:val="left" w:leader="none" w:pos="2450"/>
        </w:tabs>
        <w:rPr>
          <w:b w:val="1"/>
          <w:sz w:val="40"/>
          <w:szCs w:val="40"/>
        </w:rPr>
      </w:pPr>
      <w:r w:rsidDel="00000000" w:rsidR="00000000" w:rsidRPr="00000000">
        <w:rPr>
          <w:rtl w:val="0"/>
        </w:rPr>
      </w:r>
    </w:p>
    <w:p w:rsidR="00000000" w:rsidDel="00000000" w:rsidP="00000000" w:rsidRDefault="00000000" w:rsidRPr="00000000" w14:paraId="000004DF">
      <w:pPr>
        <w:tabs>
          <w:tab w:val="left" w:leader="none" w:pos="2450"/>
        </w:tabs>
        <w:rPr>
          <w:b w:val="1"/>
          <w:sz w:val="40"/>
          <w:szCs w:val="40"/>
        </w:rPr>
      </w:pPr>
      <w:r w:rsidDel="00000000" w:rsidR="00000000" w:rsidRPr="00000000">
        <w:rPr>
          <w:rtl w:val="0"/>
        </w:rPr>
      </w:r>
    </w:p>
    <w:p w:rsidR="00000000" w:rsidDel="00000000" w:rsidP="00000000" w:rsidRDefault="00000000" w:rsidRPr="00000000" w14:paraId="000004E0">
      <w:pPr>
        <w:tabs>
          <w:tab w:val="left" w:leader="none" w:pos="2450"/>
        </w:tabs>
        <w:rPr>
          <w:b w:val="1"/>
          <w:sz w:val="40"/>
          <w:szCs w:val="40"/>
        </w:rPr>
      </w:pPr>
      <w:r w:rsidDel="00000000" w:rsidR="00000000" w:rsidRPr="00000000">
        <w:rPr>
          <w:rtl w:val="0"/>
        </w:rPr>
      </w:r>
    </w:p>
    <w:p w:rsidR="00000000" w:rsidDel="00000000" w:rsidP="00000000" w:rsidRDefault="00000000" w:rsidRPr="00000000" w14:paraId="000004E1">
      <w:pPr>
        <w:tabs>
          <w:tab w:val="left" w:leader="none" w:pos="2450"/>
        </w:tabs>
        <w:rPr>
          <w:b w:val="1"/>
          <w:sz w:val="40"/>
          <w:szCs w:val="40"/>
        </w:rPr>
      </w:pPr>
      <w:r w:rsidDel="00000000" w:rsidR="00000000" w:rsidRPr="00000000">
        <w:rPr>
          <w:rtl w:val="0"/>
        </w:rPr>
      </w:r>
    </w:p>
    <w:p w:rsidR="00000000" w:rsidDel="00000000" w:rsidP="00000000" w:rsidRDefault="00000000" w:rsidRPr="00000000" w14:paraId="000004E2">
      <w:pPr>
        <w:tabs>
          <w:tab w:val="left" w:leader="none" w:pos="2450"/>
        </w:tabs>
        <w:rPr>
          <w:b w:val="1"/>
          <w:sz w:val="40"/>
          <w:szCs w:val="40"/>
        </w:rPr>
      </w:pPr>
      <w:r w:rsidDel="00000000" w:rsidR="00000000" w:rsidRPr="00000000">
        <w:rPr>
          <w:rtl w:val="0"/>
        </w:rPr>
      </w:r>
    </w:p>
    <w:p w:rsidR="00000000" w:rsidDel="00000000" w:rsidP="00000000" w:rsidRDefault="00000000" w:rsidRPr="00000000" w14:paraId="000004E3">
      <w:pPr>
        <w:tabs>
          <w:tab w:val="left" w:leader="none" w:pos="2450"/>
        </w:tabs>
        <w:rPr>
          <w:b w:val="1"/>
          <w:sz w:val="40"/>
          <w:szCs w:val="40"/>
        </w:rPr>
      </w:pPr>
      <w:r w:rsidDel="00000000" w:rsidR="00000000" w:rsidRPr="00000000">
        <w:rPr>
          <w:rtl w:val="0"/>
        </w:rPr>
      </w:r>
    </w:p>
    <w:p w:rsidR="00000000" w:rsidDel="00000000" w:rsidP="00000000" w:rsidRDefault="00000000" w:rsidRPr="00000000" w14:paraId="000004E4">
      <w:pPr>
        <w:tabs>
          <w:tab w:val="left" w:leader="none" w:pos="2450"/>
        </w:tabs>
        <w:rPr>
          <w:rFonts w:ascii="Calibri" w:cs="Calibri" w:eastAsia="Calibri" w:hAnsi="Calibri"/>
        </w:rPr>
      </w:pPr>
      <w:r w:rsidDel="00000000" w:rsidR="00000000" w:rsidRPr="00000000">
        <w:rPr>
          <w:b w:val="1"/>
          <w:sz w:val="40"/>
          <w:szCs w:val="40"/>
          <w:rtl w:val="0"/>
        </w:rPr>
        <w:t xml:space="preserve">RESULTS:</w:t>
      </w:r>
      <w:r w:rsidDel="00000000" w:rsidR="00000000" w:rsidRPr="00000000">
        <w:rPr>
          <w:rtl w:val="0"/>
        </w:rPr>
      </w:r>
    </w:p>
    <w:p w:rsidR="00000000" w:rsidDel="00000000" w:rsidP="00000000" w:rsidRDefault="00000000" w:rsidRPr="00000000" w14:paraId="000004E5">
      <w:pPr>
        <w:tabs>
          <w:tab w:val="left" w:leader="none" w:pos="2450"/>
        </w:tabs>
        <w:rPr>
          <w:b w:val="1"/>
          <w:sz w:val="40"/>
          <w:szCs w:val="40"/>
        </w:rPr>
      </w:pPr>
      <w:r w:rsidDel="00000000" w:rsidR="00000000" w:rsidRPr="00000000">
        <w:rPr>
          <w:b w:val="1"/>
          <w:sz w:val="40"/>
          <w:szCs w:val="40"/>
          <w:rtl w:val="0"/>
        </w:rPr>
        <w:t xml:space="preserve">1.</w:t>
      </w:r>
    </w:p>
    <w:p w:rsidR="00000000" w:rsidDel="00000000" w:rsidP="00000000" w:rsidRDefault="00000000" w:rsidRPr="00000000" w14:paraId="000004E6">
      <w:pPr>
        <w:tabs>
          <w:tab w:val="left" w:leader="none" w:pos="2450"/>
        </w:tabs>
        <w:rPr>
          <w:b w:val="1"/>
          <w:sz w:val="40"/>
          <w:szCs w:val="40"/>
        </w:rPr>
      </w:pPr>
      <w:r w:rsidDel="00000000" w:rsidR="00000000" w:rsidRPr="00000000">
        <w:rPr>
          <w:b w:val="1"/>
          <w:sz w:val="40"/>
          <w:szCs w:val="40"/>
        </w:rPr>
        <w:drawing>
          <wp:inline distB="0" distT="0" distL="0" distR="0">
            <wp:extent cx="4917886" cy="2882297"/>
            <wp:effectExtent b="0" l="0" r="0" t="0"/>
            <wp:docPr id="3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917886" cy="2882297"/>
                    </a:xfrm>
                    <a:prstGeom prst="rect"/>
                    <a:ln/>
                  </pic:spPr>
                </pic:pic>
              </a:graphicData>
            </a:graphic>
          </wp:inline>
        </w:drawing>
      </w:r>
      <w:r w:rsidDel="00000000" w:rsidR="00000000" w:rsidRPr="00000000">
        <w:rPr>
          <w:rtl w:val="0"/>
        </w:rPr>
      </w:r>
    </w:p>
    <w:p w:rsidR="00000000" w:rsidDel="00000000" w:rsidP="00000000" w:rsidRDefault="00000000" w:rsidRPr="00000000" w14:paraId="000004E7">
      <w:pPr>
        <w:tabs>
          <w:tab w:val="left" w:leader="none" w:pos="2450"/>
        </w:tabs>
        <w:rPr>
          <w:b w:val="1"/>
          <w:sz w:val="40"/>
          <w:szCs w:val="40"/>
        </w:rPr>
      </w:pPr>
      <w:r w:rsidDel="00000000" w:rsidR="00000000" w:rsidRPr="00000000">
        <w:rPr>
          <w:rtl w:val="0"/>
        </w:rPr>
      </w:r>
    </w:p>
    <w:p w:rsidR="00000000" w:rsidDel="00000000" w:rsidP="00000000" w:rsidRDefault="00000000" w:rsidRPr="00000000" w14:paraId="000004E8">
      <w:pPr>
        <w:tabs>
          <w:tab w:val="left" w:leader="none" w:pos="2450"/>
        </w:tabs>
        <w:rPr>
          <w:b w:val="1"/>
          <w:sz w:val="40"/>
          <w:szCs w:val="40"/>
        </w:rPr>
      </w:pPr>
      <w:r w:rsidDel="00000000" w:rsidR="00000000" w:rsidRPr="00000000">
        <w:rPr>
          <w:b w:val="1"/>
          <w:sz w:val="40"/>
          <w:szCs w:val="40"/>
          <w:rtl w:val="0"/>
        </w:rPr>
        <w:t xml:space="preserve">2.</w:t>
      </w:r>
    </w:p>
    <w:p w:rsidR="00000000" w:rsidDel="00000000" w:rsidP="00000000" w:rsidRDefault="00000000" w:rsidRPr="00000000" w14:paraId="000004E9">
      <w:pPr>
        <w:tabs>
          <w:tab w:val="left" w:leader="none" w:pos="2450"/>
        </w:tabs>
        <w:rPr>
          <w:b w:val="1"/>
          <w:sz w:val="40"/>
          <w:szCs w:val="40"/>
        </w:rPr>
      </w:pPr>
      <w:r w:rsidDel="00000000" w:rsidR="00000000" w:rsidRPr="00000000">
        <w:rPr>
          <w:b w:val="1"/>
          <w:sz w:val="40"/>
          <w:szCs w:val="40"/>
        </w:rPr>
        <w:drawing>
          <wp:inline distB="0" distT="0" distL="0" distR="0">
            <wp:extent cx="4800441" cy="2539032"/>
            <wp:effectExtent b="0" l="0" r="0" t="0"/>
            <wp:docPr id="3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800441" cy="2539032"/>
                    </a:xfrm>
                    <a:prstGeom prst="rect"/>
                    <a:ln/>
                  </pic:spPr>
                </pic:pic>
              </a:graphicData>
            </a:graphic>
          </wp:inline>
        </w:drawing>
      </w:r>
      <w:r w:rsidDel="00000000" w:rsidR="00000000" w:rsidRPr="00000000">
        <w:rPr>
          <w:rtl w:val="0"/>
        </w:rPr>
      </w:r>
    </w:p>
    <w:p w:rsidR="00000000" w:rsidDel="00000000" w:rsidP="00000000" w:rsidRDefault="00000000" w:rsidRPr="00000000" w14:paraId="000004EA">
      <w:pPr>
        <w:tabs>
          <w:tab w:val="left" w:leader="none" w:pos="2450"/>
        </w:tabs>
        <w:rPr>
          <w:b w:val="1"/>
          <w:sz w:val="40"/>
          <w:szCs w:val="40"/>
        </w:rPr>
      </w:pPr>
      <w:r w:rsidDel="00000000" w:rsidR="00000000" w:rsidRPr="00000000">
        <w:rPr>
          <w:rtl w:val="0"/>
        </w:rPr>
      </w:r>
    </w:p>
    <w:p w:rsidR="00000000" w:rsidDel="00000000" w:rsidP="00000000" w:rsidRDefault="00000000" w:rsidRPr="00000000" w14:paraId="000004EB">
      <w:pPr>
        <w:tabs>
          <w:tab w:val="left" w:leader="none" w:pos="2450"/>
        </w:tabs>
        <w:rPr>
          <w:b w:val="1"/>
          <w:sz w:val="40"/>
          <w:szCs w:val="40"/>
        </w:rPr>
      </w:pPr>
      <w:r w:rsidDel="00000000" w:rsidR="00000000" w:rsidRPr="00000000">
        <w:rPr>
          <w:rtl w:val="0"/>
        </w:rPr>
      </w:r>
    </w:p>
    <w:p w:rsidR="00000000" w:rsidDel="00000000" w:rsidP="00000000" w:rsidRDefault="00000000" w:rsidRPr="00000000" w14:paraId="000004EC">
      <w:pPr>
        <w:tabs>
          <w:tab w:val="left" w:leader="none" w:pos="2450"/>
        </w:tabs>
        <w:rPr>
          <w:b w:val="1"/>
          <w:sz w:val="40"/>
          <w:szCs w:val="40"/>
        </w:rPr>
      </w:pPr>
      <w:r w:rsidDel="00000000" w:rsidR="00000000" w:rsidRPr="00000000">
        <w:rPr>
          <w:rtl w:val="0"/>
        </w:rPr>
      </w:r>
    </w:p>
    <w:p w:rsidR="00000000" w:rsidDel="00000000" w:rsidP="00000000" w:rsidRDefault="00000000" w:rsidRPr="00000000" w14:paraId="000004ED">
      <w:pPr>
        <w:tabs>
          <w:tab w:val="left" w:leader="none" w:pos="2450"/>
        </w:tabs>
        <w:rPr>
          <w:b w:val="1"/>
          <w:sz w:val="40"/>
          <w:szCs w:val="40"/>
        </w:rPr>
      </w:pPr>
      <w:r w:rsidDel="00000000" w:rsidR="00000000" w:rsidRPr="00000000">
        <w:rPr>
          <w:rtl w:val="0"/>
        </w:rPr>
      </w:r>
    </w:p>
    <w:p w:rsidR="00000000" w:rsidDel="00000000" w:rsidP="00000000" w:rsidRDefault="00000000" w:rsidRPr="00000000" w14:paraId="000004EE">
      <w:pPr>
        <w:tabs>
          <w:tab w:val="left" w:leader="none" w:pos="2450"/>
        </w:tabs>
        <w:rPr>
          <w:b w:val="1"/>
          <w:sz w:val="40"/>
          <w:szCs w:val="40"/>
        </w:rPr>
      </w:pPr>
      <w:r w:rsidDel="00000000" w:rsidR="00000000" w:rsidRPr="00000000">
        <w:rPr>
          <w:b w:val="1"/>
          <w:sz w:val="40"/>
          <w:szCs w:val="40"/>
          <w:rtl w:val="0"/>
        </w:rPr>
        <w:t xml:space="preserve">3.</w:t>
      </w:r>
    </w:p>
    <w:p w:rsidR="00000000" w:rsidDel="00000000" w:rsidP="00000000" w:rsidRDefault="00000000" w:rsidRPr="00000000" w14:paraId="000004EF">
      <w:pPr>
        <w:tabs>
          <w:tab w:val="left" w:leader="none" w:pos="2450"/>
        </w:tabs>
        <w:rPr>
          <w:b w:val="1"/>
          <w:sz w:val="40"/>
          <w:szCs w:val="40"/>
        </w:rPr>
      </w:pPr>
      <w:r w:rsidDel="00000000" w:rsidR="00000000" w:rsidRPr="00000000">
        <w:rPr>
          <w:b w:val="1"/>
          <w:sz w:val="40"/>
          <w:szCs w:val="40"/>
        </w:rPr>
        <w:drawing>
          <wp:inline distB="0" distT="0" distL="0" distR="0">
            <wp:extent cx="5731510" cy="3470910"/>
            <wp:effectExtent b="0" l="0" r="0" t="0"/>
            <wp:docPr id="38"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510" cy="3470910"/>
                    </a:xfrm>
                    <a:prstGeom prst="rect"/>
                    <a:ln/>
                  </pic:spPr>
                </pic:pic>
              </a:graphicData>
            </a:graphic>
          </wp:inline>
        </w:drawing>
      </w:r>
      <w:r w:rsidDel="00000000" w:rsidR="00000000" w:rsidRPr="00000000">
        <w:rPr>
          <w:rtl w:val="0"/>
        </w:rPr>
      </w:r>
    </w:p>
    <w:p w:rsidR="00000000" w:rsidDel="00000000" w:rsidP="00000000" w:rsidRDefault="00000000" w:rsidRPr="00000000" w14:paraId="000004F0">
      <w:pPr>
        <w:tabs>
          <w:tab w:val="left" w:leader="none" w:pos="2450"/>
        </w:tabs>
        <w:rPr>
          <w:b w:val="1"/>
          <w:sz w:val="40"/>
          <w:szCs w:val="40"/>
        </w:rPr>
      </w:pPr>
      <w:r w:rsidDel="00000000" w:rsidR="00000000" w:rsidRPr="00000000">
        <w:rPr>
          <w:rtl w:val="0"/>
        </w:rPr>
      </w:r>
    </w:p>
    <w:p w:rsidR="00000000" w:rsidDel="00000000" w:rsidP="00000000" w:rsidRDefault="00000000" w:rsidRPr="00000000" w14:paraId="000004F1">
      <w:pPr>
        <w:tabs>
          <w:tab w:val="left" w:leader="none" w:pos="2450"/>
        </w:tabs>
        <w:rPr>
          <w:b w:val="1"/>
          <w:sz w:val="40"/>
          <w:szCs w:val="40"/>
        </w:rPr>
      </w:pPr>
      <w:r w:rsidDel="00000000" w:rsidR="00000000" w:rsidRPr="00000000">
        <w:rPr>
          <w:rtl w:val="0"/>
        </w:rPr>
      </w:r>
    </w:p>
    <w:p w:rsidR="00000000" w:rsidDel="00000000" w:rsidP="00000000" w:rsidRDefault="00000000" w:rsidRPr="00000000" w14:paraId="000004F2">
      <w:pPr>
        <w:tabs>
          <w:tab w:val="left" w:leader="none" w:pos="2450"/>
        </w:tabs>
        <w:rPr>
          <w:b w:val="1"/>
          <w:sz w:val="40"/>
          <w:szCs w:val="40"/>
        </w:rPr>
      </w:pPr>
      <w:r w:rsidDel="00000000" w:rsidR="00000000" w:rsidRPr="00000000">
        <w:rPr>
          <w:rtl w:val="0"/>
        </w:rPr>
      </w:r>
    </w:p>
    <w:p w:rsidR="00000000" w:rsidDel="00000000" w:rsidP="00000000" w:rsidRDefault="00000000" w:rsidRPr="00000000" w14:paraId="000004F3">
      <w:pPr>
        <w:tabs>
          <w:tab w:val="left" w:leader="none" w:pos="2450"/>
        </w:tabs>
        <w:rPr>
          <w:b w:val="1"/>
          <w:sz w:val="40"/>
          <w:szCs w:val="40"/>
        </w:rPr>
      </w:pPr>
      <w:r w:rsidDel="00000000" w:rsidR="00000000" w:rsidRPr="00000000">
        <w:rPr>
          <w:b w:val="1"/>
          <w:sz w:val="40"/>
          <w:szCs w:val="40"/>
        </w:rPr>
        <w:drawing>
          <wp:inline distB="0" distT="0" distL="0" distR="0">
            <wp:extent cx="5731510" cy="3482975"/>
            <wp:effectExtent b="0" l="0" r="0" t="0"/>
            <wp:docPr id="4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510" cy="3482975"/>
                    </a:xfrm>
                    <a:prstGeom prst="rect"/>
                    <a:ln/>
                  </pic:spPr>
                </pic:pic>
              </a:graphicData>
            </a:graphic>
          </wp:inline>
        </w:drawing>
      </w:r>
      <w:r w:rsidDel="00000000" w:rsidR="00000000" w:rsidRPr="00000000">
        <w:rPr>
          <w:rtl w:val="0"/>
        </w:rPr>
      </w:r>
    </w:p>
    <w:p w:rsidR="00000000" w:rsidDel="00000000" w:rsidP="00000000" w:rsidRDefault="00000000" w:rsidRPr="00000000" w14:paraId="000004F4">
      <w:pPr>
        <w:tabs>
          <w:tab w:val="left" w:leader="none" w:pos="2450"/>
        </w:tabs>
        <w:rPr>
          <w:b w:val="1"/>
          <w:sz w:val="40"/>
          <w:szCs w:val="40"/>
        </w:rPr>
      </w:pPr>
      <w:r w:rsidDel="00000000" w:rsidR="00000000" w:rsidRPr="00000000">
        <w:rPr>
          <w:rtl w:val="0"/>
        </w:rPr>
      </w:r>
    </w:p>
    <w:p w:rsidR="00000000" w:rsidDel="00000000" w:rsidP="00000000" w:rsidRDefault="00000000" w:rsidRPr="00000000" w14:paraId="000004F5">
      <w:pPr>
        <w:tabs>
          <w:tab w:val="left" w:leader="none" w:pos="2450"/>
        </w:tabs>
        <w:rPr>
          <w:b w:val="1"/>
          <w:sz w:val="40"/>
          <w:szCs w:val="40"/>
        </w:rPr>
      </w:pPr>
      <w:r w:rsidDel="00000000" w:rsidR="00000000" w:rsidRPr="00000000">
        <w:rPr>
          <w:rtl w:val="0"/>
        </w:rPr>
      </w:r>
    </w:p>
    <w:p w:rsidR="00000000" w:rsidDel="00000000" w:rsidP="00000000" w:rsidRDefault="00000000" w:rsidRPr="00000000" w14:paraId="000004F6">
      <w:pPr>
        <w:tabs>
          <w:tab w:val="left" w:leader="none" w:pos="2450"/>
        </w:tabs>
        <w:rPr>
          <w:b w:val="1"/>
          <w:sz w:val="40"/>
          <w:szCs w:val="40"/>
        </w:rPr>
      </w:pPr>
      <w:r w:rsidDel="00000000" w:rsidR="00000000" w:rsidRPr="00000000">
        <w:rPr>
          <w:b w:val="1"/>
          <w:sz w:val="40"/>
          <w:szCs w:val="40"/>
          <w:rtl w:val="0"/>
        </w:rPr>
        <w:t xml:space="preserve">5.</w:t>
      </w:r>
      <w:r w:rsidDel="00000000" w:rsidR="00000000" w:rsidRPr="00000000">
        <w:rPr>
          <w:rtl w:val="0"/>
        </w:rPr>
        <w:t xml:space="preserve"> </w:t>
      </w:r>
      <w:r w:rsidDel="00000000" w:rsidR="00000000" w:rsidRPr="00000000">
        <w:rPr/>
        <w:drawing>
          <wp:inline distB="0" distT="0" distL="0" distR="0">
            <wp:extent cx="5731510" cy="3304540"/>
            <wp:effectExtent b="0" l="0" r="0" t="0"/>
            <wp:docPr id="40"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5731510" cy="3304540"/>
                    </a:xfrm>
                    <a:prstGeom prst="rect"/>
                    <a:ln/>
                  </pic:spPr>
                </pic:pic>
              </a:graphicData>
            </a:graphic>
          </wp:inline>
        </w:drawing>
      </w:r>
      <w:r w:rsidDel="00000000" w:rsidR="00000000" w:rsidRPr="00000000">
        <w:rPr>
          <w:rtl w:val="0"/>
        </w:rPr>
      </w:r>
    </w:p>
    <w:p w:rsidR="00000000" w:rsidDel="00000000" w:rsidP="00000000" w:rsidRDefault="00000000" w:rsidRPr="00000000" w14:paraId="000004F7">
      <w:pPr>
        <w:tabs>
          <w:tab w:val="left" w:leader="none" w:pos="2450"/>
        </w:tabs>
        <w:rPr>
          <w:b w:val="1"/>
          <w:sz w:val="40"/>
          <w:szCs w:val="40"/>
        </w:rPr>
      </w:pPr>
      <w:r w:rsidDel="00000000" w:rsidR="00000000" w:rsidRPr="00000000">
        <w:rPr>
          <w:rtl w:val="0"/>
        </w:rPr>
      </w:r>
    </w:p>
    <w:p w:rsidR="00000000" w:rsidDel="00000000" w:rsidP="00000000" w:rsidRDefault="00000000" w:rsidRPr="00000000" w14:paraId="000004F8">
      <w:pPr>
        <w:tabs>
          <w:tab w:val="left" w:leader="none" w:pos="2450"/>
        </w:tabs>
        <w:rPr>
          <w:b w:val="1"/>
          <w:sz w:val="40"/>
          <w:szCs w:val="40"/>
        </w:rPr>
      </w:pPr>
      <w:r w:rsidDel="00000000" w:rsidR="00000000" w:rsidRPr="00000000">
        <w:rPr>
          <w:rtl w:val="0"/>
        </w:rPr>
      </w:r>
    </w:p>
    <w:p w:rsidR="00000000" w:rsidDel="00000000" w:rsidP="00000000" w:rsidRDefault="00000000" w:rsidRPr="00000000" w14:paraId="000004F9">
      <w:pPr>
        <w:tabs>
          <w:tab w:val="left" w:leader="none" w:pos="2450"/>
        </w:tabs>
        <w:rPr>
          <w:b w:val="1"/>
          <w:sz w:val="40"/>
          <w:szCs w:val="40"/>
        </w:rPr>
      </w:pPr>
      <w:r w:rsidDel="00000000" w:rsidR="00000000" w:rsidRPr="00000000">
        <w:rPr>
          <w:rtl w:val="0"/>
        </w:rPr>
      </w:r>
    </w:p>
    <w:p w:rsidR="00000000" w:rsidDel="00000000" w:rsidP="00000000" w:rsidRDefault="00000000" w:rsidRPr="00000000" w14:paraId="000004FA">
      <w:pPr>
        <w:tabs>
          <w:tab w:val="left" w:leader="none" w:pos="2450"/>
        </w:tabs>
        <w:rPr>
          <w:b w:val="1"/>
          <w:sz w:val="40"/>
          <w:szCs w:val="40"/>
        </w:rPr>
      </w:pPr>
      <w:r w:rsidDel="00000000" w:rsidR="00000000" w:rsidRPr="00000000">
        <w:rPr>
          <w:b w:val="1"/>
          <w:sz w:val="40"/>
          <w:szCs w:val="40"/>
          <w:rtl w:val="0"/>
        </w:rPr>
        <w:t xml:space="preserve">6.</w:t>
      </w:r>
    </w:p>
    <w:p w:rsidR="00000000" w:rsidDel="00000000" w:rsidP="00000000" w:rsidRDefault="00000000" w:rsidRPr="00000000" w14:paraId="000004FB">
      <w:pPr>
        <w:tabs>
          <w:tab w:val="left" w:leader="none" w:pos="2450"/>
        </w:tabs>
        <w:rPr>
          <w:b w:val="1"/>
          <w:sz w:val="40"/>
          <w:szCs w:val="40"/>
        </w:rPr>
      </w:pPr>
      <w:r w:rsidDel="00000000" w:rsidR="00000000" w:rsidRPr="00000000">
        <w:rPr>
          <w:b w:val="1"/>
          <w:sz w:val="40"/>
          <w:szCs w:val="40"/>
        </w:rPr>
        <w:drawing>
          <wp:inline distB="0" distT="0" distL="0" distR="0">
            <wp:extent cx="5731510" cy="3698875"/>
            <wp:effectExtent b="0" l="0" r="0" t="0"/>
            <wp:docPr id="4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510" cy="3698875"/>
                    </a:xfrm>
                    <a:prstGeom prst="rect"/>
                    <a:ln/>
                  </pic:spPr>
                </pic:pic>
              </a:graphicData>
            </a:graphic>
          </wp:inline>
        </w:drawing>
      </w:r>
      <w:r w:rsidDel="00000000" w:rsidR="00000000" w:rsidRPr="00000000">
        <w:rPr>
          <w:rtl w:val="0"/>
        </w:rPr>
      </w:r>
    </w:p>
    <w:p w:rsidR="00000000" w:rsidDel="00000000" w:rsidP="00000000" w:rsidRDefault="00000000" w:rsidRPr="00000000" w14:paraId="000004FC">
      <w:pPr>
        <w:tabs>
          <w:tab w:val="left" w:leader="none" w:pos="2450"/>
        </w:tabs>
        <w:rPr>
          <w:b w:val="1"/>
          <w:sz w:val="40"/>
          <w:szCs w:val="40"/>
        </w:rPr>
      </w:pPr>
      <w:r w:rsidDel="00000000" w:rsidR="00000000" w:rsidRPr="00000000">
        <w:rPr>
          <w:rtl w:val="0"/>
        </w:rPr>
      </w:r>
    </w:p>
    <w:p w:rsidR="00000000" w:rsidDel="00000000" w:rsidP="00000000" w:rsidRDefault="00000000" w:rsidRPr="00000000" w14:paraId="000004FD">
      <w:pPr>
        <w:tabs>
          <w:tab w:val="left" w:leader="none" w:pos="2450"/>
        </w:tabs>
        <w:rPr>
          <w:b w:val="1"/>
          <w:sz w:val="40"/>
          <w:szCs w:val="40"/>
        </w:rPr>
      </w:pPr>
      <w:r w:rsidDel="00000000" w:rsidR="00000000" w:rsidRPr="00000000">
        <w:rPr>
          <w:rtl w:val="0"/>
        </w:rPr>
      </w:r>
    </w:p>
    <w:p w:rsidR="00000000" w:rsidDel="00000000" w:rsidP="00000000" w:rsidRDefault="00000000" w:rsidRPr="00000000" w14:paraId="000004FE">
      <w:pPr>
        <w:tabs>
          <w:tab w:val="left" w:leader="none" w:pos="2450"/>
        </w:tabs>
        <w:rPr>
          <w:b w:val="1"/>
          <w:sz w:val="40"/>
          <w:szCs w:val="40"/>
        </w:rPr>
      </w:pPr>
      <w:r w:rsidDel="00000000" w:rsidR="00000000" w:rsidRPr="00000000">
        <w:rPr>
          <w:rtl w:val="0"/>
        </w:rPr>
      </w:r>
    </w:p>
    <w:p w:rsidR="00000000" w:rsidDel="00000000" w:rsidP="00000000" w:rsidRDefault="00000000" w:rsidRPr="00000000" w14:paraId="000004FF">
      <w:pPr>
        <w:tabs>
          <w:tab w:val="left" w:leader="none" w:pos="2450"/>
        </w:tabs>
        <w:rPr>
          <w:b w:val="1"/>
          <w:sz w:val="40"/>
          <w:szCs w:val="40"/>
        </w:rPr>
      </w:pPr>
      <w:r w:rsidDel="00000000" w:rsidR="00000000" w:rsidRPr="00000000">
        <w:rPr>
          <w:rtl w:val="0"/>
        </w:rPr>
      </w:r>
    </w:p>
    <w:p w:rsidR="00000000" w:rsidDel="00000000" w:rsidP="00000000" w:rsidRDefault="00000000" w:rsidRPr="00000000" w14:paraId="00000500">
      <w:pPr>
        <w:tabs>
          <w:tab w:val="left" w:leader="none" w:pos="2450"/>
        </w:tabs>
        <w:rPr>
          <w:b w:val="1"/>
          <w:sz w:val="40"/>
          <w:szCs w:val="40"/>
        </w:rPr>
      </w:pPr>
      <w:r w:rsidDel="00000000" w:rsidR="00000000" w:rsidRPr="00000000">
        <w:rPr>
          <w:rtl w:val="0"/>
        </w:rPr>
      </w:r>
    </w:p>
    <w:p w:rsidR="00000000" w:rsidDel="00000000" w:rsidP="00000000" w:rsidRDefault="00000000" w:rsidRPr="00000000" w14:paraId="00000501">
      <w:pPr>
        <w:tabs>
          <w:tab w:val="left" w:leader="none" w:pos="2450"/>
        </w:tabs>
        <w:rPr>
          <w:b w:val="1"/>
          <w:sz w:val="40"/>
          <w:szCs w:val="40"/>
        </w:rPr>
      </w:pPr>
      <w:r w:rsidDel="00000000" w:rsidR="00000000" w:rsidRPr="00000000">
        <w:rPr>
          <w:rtl w:val="0"/>
        </w:rPr>
      </w:r>
    </w:p>
    <w:p w:rsidR="00000000" w:rsidDel="00000000" w:rsidP="00000000" w:rsidRDefault="00000000" w:rsidRPr="00000000" w14:paraId="00000502">
      <w:pPr>
        <w:tabs>
          <w:tab w:val="left" w:leader="none" w:pos="2450"/>
        </w:tabs>
        <w:rPr>
          <w:b w:val="1"/>
          <w:sz w:val="40"/>
          <w:szCs w:val="40"/>
        </w:rPr>
      </w:pPr>
      <w:r w:rsidDel="00000000" w:rsidR="00000000" w:rsidRPr="00000000">
        <w:rPr>
          <w:rtl w:val="0"/>
        </w:rPr>
      </w:r>
    </w:p>
    <w:p w:rsidR="00000000" w:rsidDel="00000000" w:rsidP="00000000" w:rsidRDefault="00000000" w:rsidRPr="00000000" w14:paraId="00000503">
      <w:pPr>
        <w:tabs>
          <w:tab w:val="left" w:leader="none" w:pos="2450"/>
        </w:tabs>
        <w:rPr>
          <w:b w:val="1"/>
          <w:sz w:val="40"/>
          <w:szCs w:val="40"/>
        </w:rPr>
      </w:pPr>
      <w:r w:rsidDel="00000000" w:rsidR="00000000" w:rsidRPr="00000000">
        <w:rPr>
          <w:rtl w:val="0"/>
        </w:rPr>
      </w:r>
    </w:p>
    <w:p w:rsidR="00000000" w:rsidDel="00000000" w:rsidP="00000000" w:rsidRDefault="00000000" w:rsidRPr="00000000" w14:paraId="00000504">
      <w:pPr>
        <w:tabs>
          <w:tab w:val="left" w:leader="none" w:pos="2450"/>
        </w:tabs>
        <w:rPr>
          <w:b w:val="1"/>
          <w:sz w:val="40"/>
          <w:szCs w:val="40"/>
        </w:rPr>
      </w:pPr>
      <w:r w:rsidDel="00000000" w:rsidR="00000000" w:rsidRPr="00000000">
        <w:rPr>
          <w:rtl w:val="0"/>
        </w:rPr>
      </w:r>
    </w:p>
    <w:p w:rsidR="00000000" w:rsidDel="00000000" w:rsidP="00000000" w:rsidRDefault="00000000" w:rsidRPr="00000000" w14:paraId="00000505">
      <w:pPr>
        <w:tabs>
          <w:tab w:val="left" w:leader="none" w:pos="2450"/>
        </w:tabs>
        <w:rPr>
          <w:b w:val="1"/>
          <w:sz w:val="40"/>
          <w:szCs w:val="40"/>
        </w:rPr>
      </w:pPr>
      <w:r w:rsidDel="00000000" w:rsidR="00000000" w:rsidRPr="00000000">
        <w:rPr>
          <w:rtl w:val="0"/>
        </w:rPr>
      </w:r>
    </w:p>
    <w:p w:rsidR="00000000" w:rsidDel="00000000" w:rsidP="00000000" w:rsidRDefault="00000000" w:rsidRPr="00000000" w14:paraId="00000506">
      <w:pPr>
        <w:tabs>
          <w:tab w:val="left" w:leader="none" w:pos="2450"/>
        </w:tabs>
        <w:rPr>
          <w:b w:val="1"/>
          <w:sz w:val="40"/>
          <w:szCs w:val="40"/>
        </w:rPr>
      </w:pPr>
      <w:r w:rsidDel="00000000" w:rsidR="00000000" w:rsidRPr="00000000">
        <w:rPr>
          <w:rtl w:val="0"/>
        </w:rPr>
      </w:r>
    </w:p>
    <w:p w:rsidR="00000000" w:rsidDel="00000000" w:rsidP="00000000" w:rsidRDefault="00000000" w:rsidRPr="00000000" w14:paraId="00000507">
      <w:pPr>
        <w:tabs>
          <w:tab w:val="left" w:leader="none" w:pos="2450"/>
        </w:tabs>
        <w:rPr>
          <w:b w:val="1"/>
          <w:sz w:val="40"/>
          <w:szCs w:val="40"/>
        </w:rPr>
      </w:pPr>
      <w:r w:rsidDel="00000000" w:rsidR="00000000" w:rsidRPr="00000000">
        <w:rPr>
          <w:rtl w:val="0"/>
        </w:rPr>
      </w:r>
    </w:p>
    <w:p w:rsidR="00000000" w:rsidDel="00000000" w:rsidP="00000000" w:rsidRDefault="00000000" w:rsidRPr="00000000" w14:paraId="00000508">
      <w:pPr>
        <w:tabs>
          <w:tab w:val="left" w:leader="none" w:pos="2450"/>
        </w:tabs>
        <w:rPr>
          <w:b w:val="1"/>
          <w:sz w:val="40"/>
          <w:szCs w:val="40"/>
        </w:rPr>
      </w:pPr>
      <w:r w:rsidDel="00000000" w:rsidR="00000000" w:rsidRPr="00000000">
        <w:rPr>
          <w:b w:val="1"/>
          <w:sz w:val="40"/>
          <w:szCs w:val="40"/>
          <w:rtl w:val="0"/>
        </w:rPr>
        <w:t xml:space="preserve">7.</w:t>
      </w:r>
    </w:p>
    <w:p w:rsidR="00000000" w:rsidDel="00000000" w:rsidP="00000000" w:rsidRDefault="00000000" w:rsidRPr="00000000" w14:paraId="00000509">
      <w:pPr>
        <w:tabs>
          <w:tab w:val="left" w:leader="none" w:pos="2450"/>
        </w:tabs>
        <w:rPr>
          <w:b w:val="1"/>
          <w:sz w:val="40"/>
          <w:szCs w:val="40"/>
        </w:rPr>
      </w:pPr>
      <w:r w:rsidDel="00000000" w:rsidR="00000000" w:rsidRPr="00000000">
        <w:rPr/>
        <w:drawing>
          <wp:inline distB="0" distT="0" distL="0" distR="0">
            <wp:extent cx="5731510" cy="3671570"/>
            <wp:effectExtent b="0" l="0" r="0" t="0"/>
            <wp:docPr descr="Graphical user interface&#10;&#10;Description automatically generated" id="42" name="image2.jpg"/>
            <a:graphic>
              <a:graphicData uri="http://schemas.openxmlformats.org/drawingml/2006/picture">
                <pic:pic>
                  <pic:nvPicPr>
                    <pic:cNvPr descr="Graphical user interface&#10;&#10;Description automatically generated" id="0" name="image2.jpg"/>
                    <pic:cNvPicPr preferRelativeResize="0"/>
                  </pic:nvPicPr>
                  <pic:blipFill>
                    <a:blip r:embed="rId17"/>
                    <a:srcRect b="0" l="0" r="0" t="0"/>
                    <a:stretch>
                      <a:fillRect/>
                    </a:stretch>
                  </pic:blipFill>
                  <pic:spPr>
                    <a:xfrm>
                      <a:off x="0" y="0"/>
                      <a:ext cx="5731510" cy="3671570"/>
                    </a:xfrm>
                    <a:prstGeom prst="rect"/>
                    <a:ln/>
                  </pic:spPr>
                </pic:pic>
              </a:graphicData>
            </a:graphic>
          </wp:inline>
        </w:drawing>
      </w:r>
      <w:r w:rsidDel="00000000" w:rsidR="00000000" w:rsidRPr="00000000">
        <w:rPr>
          <w:rtl w:val="0"/>
        </w:rPr>
      </w:r>
    </w:p>
    <w:p w:rsidR="00000000" w:rsidDel="00000000" w:rsidP="00000000" w:rsidRDefault="00000000" w:rsidRPr="00000000" w14:paraId="0000050A">
      <w:pPr>
        <w:tabs>
          <w:tab w:val="left" w:leader="none" w:pos="2450"/>
        </w:tabs>
        <w:rPr>
          <w:b w:val="1"/>
          <w:sz w:val="40"/>
          <w:szCs w:val="40"/>
        </w:rPr>
      </w:pPr>
      <w:r w:rsidDel="00000000" w:rsidR="00000000" w:rsidRPr="00000000">
        <w:rPr>
          <w:rtl w:val="0"/>
        </w:rPr>
      </w:r>
    </w:p>
    <w:p w:rsidR="00000000" w:rsidDel="00000000" w:rsidP="00000000" w:rsidRDefault="00000000" w:rsidRPr="00000000" w14:paraId="0000050B">
      <w:pPr>
        <w:tabs>
          <w:tab w:val="left" w:leader="none" w:pos="2450"/>
        </w:tabs>
        <w:rPr>
          <w:b w:val="1"/>
          <w:sz w:val="40"/>
          <w:szCs w:val="40"/>
        </w:rPr>
      </w:pPr>
      <w:r w:rsidDel="00000000" w:rsidR="00000000" w:rsidRPr="00000000">
        <w:rPr>
          <w:rtl w:val="0"/>
        </w:rPr>
      </w:r>
    </w:p>
    <w:p w:rsidR="00000000" w:rsidDel="00000000" w:rsidP="00000000" w:rsidRDefault="00000000" w:rsidRPr="00000000" w14:paraId="0000050C">
      <w:pPr>
        <w:tabs>
          <w:tab w:val="left" w:leader="none" w:pos="2450"/>
        </w:tabs>
        <w:rPr>
          <w:b w:val="1"/>
          <w:sz w:val="40"/>
          <w:szCs w:val="40"/>
        </w:rPr>
      </w:pPr>
      <w:r w:rsidDel="00000000" w:rsidR="00000000" w:rsidRPr="00000000">
        <w:rPr>
          <w:rtl w:val="0"/>
        </w:rPr>
      </w:r>
    </w:p>
    <w:p w:rsidR="00000000" w:rsidDel="00000000" w:rsidP="00000000" w:rsidRDefault="00000000" w:rsidRPr="00000000" w14:paraId="0000050D">
      <w:pPr>
        <w:tabs>
          <w:tab w:val="left" w:leader="none" w:pos="2450"/>
        </w:tabs>
        <w:rPr>
          <w:b w:val="1"/>
          <w:sz w:val="40"/>
          <w:szCs w:val="40"/>
        </w:rPr>
      </w:pPr>
      <w:r w:rsidDel="00000000" w:rsidR="00000000" w:rsidRPr="00000000">
        <w:rPr>
          <w:rtl w:val="0"/>
        </w:rPr>
      </w:r>
    </w:p>
    <w:p w:rsidR="00000000" w:rsidDel="00000000" w:rsidP="00000000" w:rsidRDefault="00000000" w:rsidRPr="00000000" w14:paraId="0000050E">
      <w:pPr>
        <w:tabs>
          <w:tab w:val="left" w:leader="none" w:pos="2450"/>
        </w:tabs>
        <w:rPr>
          <w:b w:val="1"/>
          <w:sz w:val="40"/>
          <w:szCs w:val="40"/>
        </w:rPr>
      </w:pPr>
      <w:r w:rsidDel="00000000" w:rsidR="00000000" w:rsidRPr="00000000">
        <w:rPr>
          <w:rtl w:val="0"/>
        </w:rPr>
      </w:r>
    </w:p>
    <w:p w:rsidR="00000000" w:rsidDel="00000000" w:rsidP="00000000" w:rsidRDefault="00000000" w:rsidRPr="00000000" w14:paraId="0000050F">
      <w:pPr>
        <w:tabs>
          <w:tab w:val="left" w:leader="none" w:pos="2450"/>
        </w:tabs>
        <w:rPr>
          <w:b w:val="1"/>
          <w:sz w:val="40"/>
          <w:szCs w:val="40"/>
        </w:rPr>
      </w:pPr>
      <w:r w:rsidDel="00000000" w:rsidR="00000000" w:rsidRPr="00000000">
        <w:rPr>
          <w:rtl w:val="0"/>
        </w:rPr>
      </w:r>
    </w:p>
    <w:p w:rsidR="00000000" w:rsidDel="00000000" w:rsidP="00000000" w:rsidRDefault="00000000" w:rsidRPr="00000000" w14:paraId="00000510">
      <w:pPr>
        <w:tabs>
          <w:tab w:val="left" w:leader="none" w:pos="2450"/>
        </w:tabs>
        <w:rPr>
          <w:b w:val="1"/>
          <w:sz w:val="40"/>
          <w:szCs w:val="40"/>
        </w:rPr>
      </w:pPr>
      <w:r w:rsidDel="00000000" w:rsidR="00000000" w:rsidRPr="00000000">
        <w:rPr>
          <w:rtl w:val="0"/>
        </w:rPr>
      </w:r>
    </w:p>
    <w:p w:rsidR="00000000" w:rsidDel="00000000" w:rsidP="00000000" w:rsidRDefault="00000000" w:rsidRPr="00000000" w14:paraId="00000511">
      <w:pPr>
        <w:tabs>
          <w:tab w:val="left" w:leader="none" w:pos="2450"/>
        </w:tabs>
        <w:rPr>
          <w:b w:val="1"/>
          <w:sz w:val="40"/>
          <w:szCs w:val="40"/>
        </w:rPr>
      </w:pPr>
      <w:r w:rsidDel="00000000" w:rsidR="00000000" w:rsidRPr="00000000">
        <w:rPr>
          <w:rtl w:val="0"/>
        </w:rPr>
      </w:r>
    </w:p>
    <w:p w:rsidR="00000000" w:rsidDel="00000000" w:rsidP="00000000" w:rsidRDefault="00000000" w:rsidRPr="00000000" w14:paraId="00000512">
      <w:pPr>
        <w:tabs>
          <w:tab w:val="left" w:leader="none" w:pos="2450"/>
        </w:tabs>
        <w:rPr>
          <w:b w:val="1"/>
          <w:sz w:val="40"/>
          <w:szCs w:val="40"/>
        </w:rPr>
      </w:pPr>
      <w:r w:rsidDel="00000000" w:rsidR="00000000" w:rsidRPr="00000000">
        <w:rPr>
          <w:rtl w:val="0"/>
        </w:rPr>
      </w:r>
    </w:p>
    <w:p w:rsidR="00000000" w:rsidDel="00000000" w:rsidP="00000000" w:rsidRDefault="00000000" w:rsidRPr="00000000" w14:paraId="00000513">
      <w:pPr>
        <w:tabs>
          <w:tab w:val="left" w:leader="none" w:pos="2450"/>
        </w:tabs>
        <w:rPr>
          <w:b w:val="1"/>
          <w:sz w:val="40"/>
          <w:szCs w:val="40"/>
        </w:rPr>
      </w:pPr>
      <w:r w:rsidDel="00000000" w:rsidR="00000000" w:rsidRPr="00000000">
        <w:rPr>
          <w:rtl w:val="0"/>
        </w:rPr>
      </w:r>
    </w:p>
    <w:p w:rsidR="00000000" w:rsidDel="00000000" w:rsidP="00000000" w:rsidRDefault="00000000" w:rsidRPr="00000000" w14:paraId="00000514">
      <w:pPr>
        <w:tabs>
          <w:tab w:val="left" w:leader="none" w:pos="2450"/>
        </w:tabs>
        <w:rPr>
          <w:b w:val="1"/>
          <w:sz w:val="40"/>
          <w:szCs w:val="40"/>
        </w:rPr>
      </w:pPr>
      <w:r w:rsidDel="00000000" w:rsidR="00000000" w:rsidRPr="00000000">
        <w:rPr>
          <w:rtl w:val="0"/>
        </w:rPr>
      </w:r>
    </w:p>
    <w:p w:rsidR="00000000" w:rsidDel="00000000" w:rsidP="00000000" w:rsidRDefault="00000000" w:rsidRPr="00000000" w14:paraId="00000515">
      <w:pPr>
        <w:tabs>
          <w:tab w:val="left" w:leader="none" w:pos="2450"/>
        </w:tabs>
        <w:rPr>
          <w:b w:val="1"/>
          <w:sz w:val="40"/>
          <w:szCs w:val="40"/>
        </w:rPr>
      </w:pPr>
      <w:r w:rsidDel="00000000" w:rsidR="00000000" w:rsidRPr="00000000">
        <w:rPr>
          <w:rtl w:val="0"/>
        </w:rPr>
      </w:r>
    </w:p>
    <w:p w:rsidR="00000000" w:rsidDel="00000000" w:rsidP="00000000" w:rsidRDefault="00000000" w:rsidRPr="00000000" w14:paraId="00000516">
      <w:pPr>
        <w:tabs>
          <w:tab w:val="left" w:leader="none" w:pos="2450"/>
        </w:tabs>
        <w:rPr>
          <w:b w:val="1"/>
          <w:sz w:val="40"/>
          <w:szCs w:val="40"/>
        </w:rPr>
      </w:pPr>
      <w:r w:rsidDel="00000000" w:rsidR="00000000" w:rsidRPr="00000000">
        <w:rPr>
          <w:rtl w:val="0"/>
        </w:rPr>
      </w:r>
    </w:p>
    <w:p w:rsidR="00000000" w:rsidDel="00000000" w:rsidP="00000000" w:rsidRDefault="00000000" w:rsidRPr="00000000" w14:paraId="00000517">
      <w:pPr>
        <w:tabs>
          <w:tab w:val="left" w:leader="none" w:pos="2450"/>
        </w:tabs>
        <w:rPr>
          <w:b w:val="1"/>
          <w:sz w:val="40"/>
          <w:szCs w:val="40"/>
        </w:rPr>
      </w:pPr>
      <w:r w:rsidDel="00000000" w:rsidR="00000000" w:rsidRPr="00000000">
        <w:rPr>
          <w:rtl w:val="0"/>
        </w:rPr>
      </w:r>
    </w:p>
    <w:p w:rsidR="00000000" w:rsidDel="00000000" w:rsidP="00000000" w:rsidRDefault="00000000" w:rsidRPr="00000000" w14:paraId="00000518">
      <w:pPr>
        <w:tabs>
          <w:tab w:val="left" w:leader="none" w:pos="2450"/>
        </w:tabs>
        <w:rPr>
          <w:b w:val="1"/>
          <w:sz w:val="40"/>
          <w:szCs w:val="40"/>
        </w:rPr>
      </w:pPr>
      <w:r w:rsidDel="00000000" w:rsidR="00000000" w:rsidRPr="00000000">
        <w:rPr>
          <w:rtl w:val="0"/>
        </w:rPr>
      </w:r>
    </w:p>
    <w:p w:rsidR="00000000" w:rsidDel="00000000" w:rsidP="00000000" w:rsidRDefault="00000000" w:rsidRPr="00000000" w14:paraId="00000519">
      <w:pPr>
        <w:tabs>
          <w:tab w:val="left" w:leader="none" w:pos="2450"/>
        </w:tabs>
        <w:rPr>
          <w:b w:val="1"/>
          <w:sz w:val="40"/>
          <w:szCs w:val="40"/>
        </w:rPr>
      </w:pPr>
      <w:r w:rsidDel="00000000" w:rsidR="00000000" w:rsidRPr="00000000">
        <w:rPr>
          <w:b w:val="1"/>
          <w:sz w:val="40"/>
          <w:szCs w:val="40"/>
          <w:rtl w:val="0"/>
        </w:rPr>
        <w:t xml:space="preserve">8.</w:t>
      </w:r>
    </w:p>
    <w:p w:rsidR="00000000" w:rsidDel="00000000" w:rsidP="00000000" w:rsidRDefault="00000000" w:rsidRPr="00000000" w14:paraId="0000051A">
      <w:pPr>
        <w:tabs>
          <w:tab w:val="left" w:leader="none" w:pos="2450"/>
        </w:tabs>
        <w:rPr>
          <w:b w:val="1"/>
          <w:sz w:val="40"/>
          <w:szCs w:val="40"/>
        </w:rPr>
      </w:pPr>
      <w:r w:rsidDel="00000000" w:rsidR="00000000" w:rsidRPr="00000000">
        <w:rPr>
          <w:b w:val="1"/>
          <w:sz w:val="40"/>
          <w:szCs w:val="40"/>
        </w:rPr>
        <w:drawing>
          <wp:inline distB="0" distT="0" distL="0" distR="0">
            <wp:extent cx="5731510" cy="3431540"/>
            <wp:effectExtent b="0" l="0" r="0" t="0"/>
            <wp:docPr descr="Graphical user interface, application&#10;&#10;Description automatically generated" id="43" name="image5.png"/>
            <a:graphic>
              <a:graphicData uri="http://schemas.openxmlformats.org/drawingml/2006/picture">
                <pic:pic>
                  <pic:nvPicPr>
                    <pic:cNvPr descr="Graphical user interface, application&#10;&#10;Description automatically generated" id="0" name="image5.png"/>
                    <pic:cNvPicPr preferRelativeResize="0"/>
                  </pic:nvPicPr>
                  <pic:blipFill>
                    <a:blip r:embed="rId18"/>
                    <a:srcRect b="0" l="0" r="0" t="0"/>
                    <a:stretch>
                      <a:fillRect/>
                    </a:stretch>
                  </pic:blipFill>
                  <pic:spPr>
                    <a:xfrm>
                      <a:off x="0" y="0"/>
                      <a:ext cx="5731510" cy="3431540"/>
                    </a:xfrm>
                    <a:prstGeom prst="rect"/>
                    <a:ln/>
                  </pic:spPr>
                </pic:pic>
              </a:graphicData>
            </a:graphic>
          </wp:inline>
        </w:drawing>
      </w:r>
      <w:r w:rsidDel="00000000" w:rsidR="00000000" w:rsidRPr="00000000">
        <w:rPr>
          <w:rFonts w:ascii="Calibri" w:cs="Calibri" w:eastAsia="Calibri" w:hAnsi="Calibri"/>
          <w:b w:val="1"/>
          <w:sz w:val="40"/>
          <w:szCs w:val="40"/>
          <w:rtl w:val="0"/>
        </w:rPr>
        <w:t xml:space="preserve">LEARNING:</w:t>
      </w:r>
      <w:r w:rsidDel="00000000" w:rsidR="00000000" w:rsidRPr="00000000">
        <w:rPr>
          <w:rtl w:val="0"/>
        </w:rPr>
      </w:r>
    </w:p>
    <w:p w:rsidR="00000000" w:rsidDel="00000000" w:rsidP="00000000" w:rsidRDefault="00000000" w:rsidRPr="00000000" w14:paraId="0000051B">
      <w:pPr>
        <w:tabs>
          <w:tab w:val="left" w:leader="none" w:pos="2450"/>
        </w:tabs>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51C">
      <w:pPr>
        <w:tabs>
          <w:tab w:val="left" w:leader="none" w:pos="2450"/>
        </w:tabs>
        <w:rPr>
          <w:sz w:val="28"/>
          <w:szCs w:val="28"/>
        </w:rPr>
      </w:pPr>
      <w:r w:rsidDel="00000000" w:rsidR="00000000" w:rsidRPr="00000000">
        <w:rPr>
          <w:sz w:val="28"/>
          <w:szCs w:val="28"/>
          <w:rtl w:val="0"/>
        </w:rPr>
        <w:t xml:space="preserve">Throughout the project implementation we explored many core technologies for building web pages and  figured out real problem during the implementation .We figured out efficient ways to solve waste disposal and recycle to reduce the environmental and health hazards that arise from indiscriminate dumping of waste and pollution of natural resources like the land, sea, and air.</w:t>
      </w:r>
    </w:p>
    <w:p w:rsidR="00000000" w:rsidDel="00000000" w:rsidP="00000000" w:rsidRDefault="00000000" w:rsidRPr="00000000" w14:paraId="0000051D">
      <w:pPr>
        <w:tabs>
          <w:tab w:val="left" w:leader="none" w:pos="2450"/>
        </w:tabs>
        <w:rPr>
          <w:sz w:val="28"/>
          <w:szCs w:val="28"/>
        </w:rPr>
      </w:pPr>
      <w:r w:rsidDel="00000000" w:rsidR="00000000" w:rsidRPr="00000000">
        <w:rPr>
          <w:rtl w:val="0"/>
        </w:rPr>
      </w:r>
    </w:p>
    <w:p w:rsidR="00000000" w:rsidDel="00000000" w:rsidP="00000000" w:rsidRDefault="00000000" w:rsidRPr="00000000" w14:paraId="0000051E">
      <w:pPr>
        <w:tabs>
          <w:tab w:val="left" w:leader="none" w:pos="2450"/>
        </w:tabs>
        <w:rPr>
          <w:sz w:val="28"/>
          <w:szCs w:val="28"/>
        </w:rPr>
      </w:pPr>
      <w:r w:rsidDel="00000000" w:rsidR="00000000" w:rsidRPr="00000000">
        <w:rPr>
          <w:sz w:val="28"/>
          <w:szCs w:val="28"/>
          <w:rtl w:val="0"/>
        </w:rPr>
        <w:t xml:space="preserve">By learning HTML,CSS and JavaScript the code allowed us to implement </w:t>
      </w:r>
      <w:sdt>
        <w:sdtPr>
          <w:tag w:val="goog_rdk_0"/>
        </w:sdtPr>
        <w:sdtContent>
          <w:del w:author="saicharanveshala20@gmail.com" w:id="0" w:date="2023-09-12T14:30:10Z">
            <w:r w:rsidDel="00000000" w:rsidR="00000000" w:rsidRPr="00000000">
              <w:rPr>
                <w:sz w:val="28"/>
                <w:szCs w:val="28"/>
                <w:rtl w:val="0"/>
              </w:rPr>
              <w:delText xml:space="preserve">,</w:delText>
            </w:r>
          </w:del>
        </w:sdtContent>
      </w:sdt>
      <w:r w:rsidDel="00000000" w:rsidR="00000000" w:rsidRPr="00000000">
        <w:rPr>
          <w:sz w:val="28"/>
          <w:szCs w:val="28"/>
          <w:rtl w:val="0"/>
        </w:rPr>
        <w:t xml:space="preserve"> Contribute to projects better, helps you  understand and explore other languages and provides you with  an opportunity to transition into a different career.</w:t>
      </w:r>
    </w:p>
    <w:p w:rsidR="00000000" w:rsidDel="00000000" w:rsidP="00000000" w:rsidRDefault="00000000" w:rsidRPr="00000000" w14:paraId="0000051F">
      <w:pPr>
        <w:tabs>
          <w:tab w:val="left" w:leader="none" w:pos="2450"/>
        </w:tabs>
        <w:rPr/>
      </w:pPr>
      <w:r w:rsidDel="00000000" w:rsidR="00000000" w:rsidRPr="00000000">
        <w:rPr>
          <w:rtl w:val="0"/>
        </w:rPr>
      </w:r>
    </w:p>
    <w:p w:rsidR="00000000" w:rsidDel="00000000" w:rsidP="00000000" w:rsidRDefault="00000000" w:rsidRPr="00000000" w14:paraId="00000520">
      <w:pPr>
        <w:tabs>
          <w:tab w:val="left" w:leader="none" w:pos="2450"/>
        </w:tabs>
        <w:rPr/>
      </w:pPr>
      <w:r w:rsidDel="00000000" w:rsidR="00000000" w:rsidRPr="00000000">
        <w:rPr>
          <w:rtl w:val="0"/>
        </w:rPr>
      </w:r>
    </w:p>
    <w:p w:rsidR="00000000" w:rsidDel="00000000" w:rsidP="00000000" w:rsidRDefault="00000000" w:rsidRPr="00000000" w14:paraId="00000521">
      <w:pPr>
        <w:tabs>
          <w:tab w:val="left" w:leader="none" w:pos="2450"/>
        </w:tabs>
        <w:rPr/>
      </w:pPr>
      <w:r w:rsidDel="00000000" w:rsidR="00000000" w:rsidRPr="00000000">
        <w:rPr>
          <w:rtl w:val="0"/>
        </w:rPr>
      </w:r>
    </w:p>
    <w:p w:rsidR="00000000" w:rsidDel="00000000" w:rsidP="00000000" w:rsidRDefault="00000000" w:rsidRPr="00000000" w14:paraId="00000522">
      <w:pPr>
        <w:tabs>
          <w:tab w:val="left" w:leader="none" w:pos="2450"/>
        </w:tabs>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523">
      <w:pPr>
        <w:tabs>
          <w:tab w:val="left" w:leader="none" w:pos="2450"/>
        </w:tabs>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524">
      <w:pPr>
        <w:tabs>
          <w:tab w:val="left" w:leader="none" w:pos="2450"/>
        </w:tabs>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525">
      <w:pPr>
        <w:tabs>
          <w:tab w:val="left" w:leader="none" w:pos="2450"/>
        </w:tabs>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526">
      <w:pPr>
        <w:tabs>
          <w:tab w:val="left" w:leader="none" w:pos="2450"/>
        </w:tabs>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527">
      <w:pPr>
        <w:tabs>
          <w:tab w:val="left" w:leader="none" w:pos="2450"/>
        </w:tabs>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528">
      <w:pPr>
        <w:tabs>
          <w:tab w:val="left" w:leader="none" w:pos="2450"/>
        </w:tabs>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529">
      <w:pPr>
        <w:tabs>
          <w:tab w:val="left" w:leader="none" w:pos="2450"/>
        </w:tabs>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52A">
      <w:pPr>
        <w:tabs>
          <w:tab w:val="left" w:leader="none" w:pos="2450"/>
        </w:tabs>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52B">
      <w:pPr>
        <w:tabs>
          <w:tab w:val="left" w:leader="none" w:pos="2450"/>
        </w:tabs>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52C">
      <w:pPr>
        <w:tabs>
          <w:tab w:val="left" w:leader="none" w:pos="2450"/>
        </w:tabs>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52D">
      <w:pPr>
        <w:tabs>
          <w:tab w:val="left" w:leader="none" w:pos="2450"/>
        </w:tabs>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52E">
      <w:pPr>
        <w:tabs>
          <w:tab w:val="left" w:leader="none" w:pos="2450"/>
        </w:tabs>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52F">
      <w:pPr>
        <w:tabs>
          <w:tab w:val="left" w:leader="none" w:pos="2450"/>
        </w:tabs>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530">
      <w:pPr>
        <w:tabs>
          <w:tab w:val="left" w:leader="none" w:pos="2450"/>
        </w:tabs>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531">
      <w:pPr>
        <w:tabs>
          <w:tab w:val="left" w:leader="none" w:pos="2450"/>
        </w:tabs>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532">
      <w:pPr>
        <w:tabs>
          <w:tab w:val="left" w:leader="none" w:pos="2450"/>
        </w:tabs>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533">
      <w:pPr>
        <w:tabs>
          <w:tab w:val="left" w:leader="none" w:pos="2450"/>
        </w:tabs>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CONCLUSION:</w:t>
      </w:r>
    </w:p>
    <w:p w:rsidR="00000000" w:rsidDel="00000000" w:rsidP="00000000" w:rsidRDefault="00000000" w:rsidRPr="00000000" w14:paraId="00000534">
      <w:pPr>
        <w:tabs>
          <w:tab w:val="left" w:leader="none" w:pos="2450"/>
        </w:tabs>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535">
      <w:pPr>
        <w:tabs>
          <w:tab w:val="left" w:leader="none" w:pos="2450"/>
        </w:tabs>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We have successfully created  a web  application which reduces the complexity in managing the waste and also increases the interaction of public in managing the waste. In this website one can buy or sell the waste that can be recycled, thus the efficient disposal </w:t>
      </w:r>
    </w:p>
    <w:p w:rsidR="00000000" w:rsidDel="00000000" w:rsidP="00000000" w:rsidRDefault="00000000" w:rsidRPr="00000000" w14:paraId="00000536">
      <w:pPr>
        <w:tabs>
          <w:tab w:val="left" w:leader="none" w:pos="2450"/>
        </w:tabs>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of the waste starts at the ground level. Waste will be separated based on their type and recycling ability, so the person can categorize the waste at the very first level .The client  who wants a particular kind of waste can find the availability and can purchase it. Here through selling and buying the waste through our website  made managing the waste easier and increased  the efficiency when compared with the regular methods of waste management, where the interaction of </w:t>
      </w:r>
    </w:p>
    <w:p w:rsidR="00000000" w:rsidDel="00000000" w:rsidP="00000000" w:rsidRDefault="00000000" w:rsidRPr="00000000" w14:paraId="00000537">
      <w:pPr>
        <w:tabs>
          <w:tab w:val="left" w:leader="none" w:pos="2450"/>
        </w:tabs>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the public was very less at the first level.</w:t>
      </w:r>
    </w:p>
    <w:p w:rsidR="00000000" w:rsidDel="00000000" w:rsidP="00000000" w:rsidRDefault="00000000" w:rsidRPr="00000000" w14:paraId="00000538">
      <w:pPr>
        <w:tabs>
          <w:tab w:val="left" w:leader="none" w:pos="2450"/>
        </w:tabs>
        <w:rPr/>
      </w:pPr>
      <w:r w:rsidDel="00000000" w:rsidR="00000000" w:rsidRPr="00000000">
        <w:rPr>
          <w:rtl w:val="0"/>
        </w:rPr>
      </w:r>
    </w:p>
    <w:p w:rsidR="00000000" w:rsidDel="00000000" w:rsidP="00000000" w:rsidRDefault="00000000" w:rsidRPr="00000000" w14:paraId="00000539">
      <w:pPr>
        <w:tabs>
          <w:tab w:val="left" w:leader="none" w:pos="2450"/>
        </w:tabs>
        <w:rPr/>
      </w:pPr>
      <w:r w:rsidDel="00000000" w:rsidR="00000000" w:rsidRPr="00000000">
        <w:rPr>
          <w:rtl w:val="0"/>
        </w:rPr>
      </w:r>
    </w:p>
    <w:p w:rsidR="00000000" w:rsidDel="00000000" w:rsidP="00000000" w:rsidRDefault="00000000" w:rsidRPr="00000000" w14:paraId="0000053A">
      <w:pPr>
        <w:tabs>
          <w:tab w:val="left" w:leader="none" w:pos="2450"/>
        </w:tabs>
        <w:rPr/>
      </w:pPr>
      <w:r w:rsidDel="00000000" w:rsidR="00000000" w:rsidRPr="00000000">
        <w:rPr>
          <w:rtl w:val="0"/>
        </w:rPr>
      </w:r>
    </w:p>
    <w:p w:rsidR="00000000" w:rsidDel="00000000" w:rsidP="00000000" w:rsidRDefault="00000000" w:rsidRPr="00000000" w14:paraId="0000053B">
      <w:pPr>
        <w:tabs>
          <w:tab w:val="left" w:leader="none" w:pos="2450"/>
        </w:tabs>
        <w:rPr/>
      </w:pPr>
      <w:r w:rsidDel="00000000" w:rsidR="00000000" w:rsidRPr="00000000">
        <w:rPr>
          <w:rtl w:val="0"/>
        </w:rPr>
      </w:r>
    </w:p>
    <w:p w:rsidR="00000000" w:rsidDel="00000000" w:rsidP="00000000" w:rsidRDefault="00000000" w:rsidRPr="00000000" w14:paraId="0000053C">
      <w:pPr>
        <w:tabs>
          <w:tab w:val="left" w:leader="none" w:pos="2450"/>
        </w:tabs>
        <w:rPr/>
      </w:pPr>
      <w:r w:rsidDel="00000000" w:rsidR="00000000" w:rsidRPr="00000000">
        <w:rPr>
          <w:rtl w:val="0"/>
        </w:rPr>
      </w:r>
    </w:p>
    <w:p w:rsidR="00000000" w:rsidDel="00000000" w:rsidP="00000000" w:rsidRDefault="00000000" w:rsidRPr="00000000" w14:paraId="0000053D">
      <w:pPr>
        <w:tabs>
          <w:tab w:val="left" w:leader="none" w:pos="2450"/>
        </w:tabs>
        <w:rPr/>
      </w:pPr>
      <w:r w:rsidDel="00000000" w:rsidR="00000000" w:rsidRPr="00000000">
        <w:rPr>
          <w:rtl w:val="0"/>
        </w:rPr>
      </w:r>
    </w:p>
    <w:p w:rsidR="00000000" w:rsidDel="00000000" w:rsidP="00000000" w:rsidRDefault="00000000" w:rsidRPr="00000000" w14:paraId="0000053E">
      <w:pPr>
        <w:tabs>
          <w:tab w:val="left" w:leader="none" w:pos="2450"/>
        </w:tabs>
        <w:rPr/>
      </w:pPr>
      <w:r w:rsidDel="00000000" w:rsidR="00000000" w:rsidRPr="00000000">
        <w:rPr>
          <w:rtl w:val="0"/>
        </w:rPr>
      </w:r>
    </w:p>
    <w:p w:rsidR="00000000" w:rsidDel="00000000" w:rsidP="00000000" w:rsidRDefault="00000000" w:rsidRPr="00000000" w14:paraId="0000053F">
      <w:pPr>
        <w:tabs>
          <w:tab w:val="left" w:leader="none" w:pos="2450"/>
        </w:tabs>
        <w:rPr/>
      </w:pPr>
      <w:r w:rsidDel="00000000" w:rsidR="00000000" w:rsidRPr="00000000">
        <w:rPr>
          <w:rtl w:val="0"/>
        </w:rPr>
      </w:r>
    </w:p>
    <w:p w:rsidR="00000000" w:rsidDel="00000000" w:rsidP="00000000" w:rsidRDefault="00000000" w:rsidRPr="00000000" w14:paraId="00000540">
      <w:pPr>
        <w:tabs>
          <w:tab w:val="left" w:leader="none" w:pos="2450"/>
        </w:tabs>
        <w:rPr/>
      </w:pPr>
      <w:r w:rsidDel="00000000" w:rsidR="00000000" w:rsidRPr="00000000">
        <w:rPr>
          <w:rtl w:val="0"/>
        </w:rPr>
      </w:r>
    </w:p>
    <w:p w:rsidR="00000000" w:rsidDel="00000000" w:rsidP="00000000" w:rsidRDefault="00000000" w:rsidRPr="00000000" w14:paraId="00000541">
      <w:pPr>
        <w:tabs>
          <w:tab w:val="left" w:leader="none" w:pos="2450"/>
        </w:tabs>
        <w:rPr/>
      </w:pPr>
      <w:r w:rsidDel="00000000" w:rsidR="00000000" w:rsidRPr="00000000">
        <w:rPr>
          <w:rtl w:val="0"/>
        </w:rPr>
      </w:r>
    </w:p>
    <w:p w:rsidR="00000000" w:rsidDel="00000000" w:rsidP="00000000" w:rsidRDefault="00000000" w:rsidRPr="00000000" w14:paraId="00000542">
      <w:pPr>
        <w:tabs>
          <w:tab w:val="left" w:leader="none" w:pos="2450"/>
        </w:tabs>
        <w:rPr/>
      </w:pPr>
      <w:r w:rsidDel="00000000" w:rsidR="00000000" w:rsidRPr="00000000">
        <w:rPr>
          <w:rtl w:val="0"/>
        </w:rPr>
      </w:r>
    </w:p>
    <w:p w:rsidR="00000000" w:rsidDel="00000000" w:rsidP="00000000" w:rsidRDefault="00000000" w:rsidRPr="00000000" w14:paraId="00000543">
      <w:pPr>
        <w:tabs>
          <w:tab w:val="left" w:leader="none" w:pos="2450"/>
        </w:tabs>
        <w:rPr/>
      </w:pPr>
      <w:r w:rsidDel="00000000" w:rsidR="00000000" w:rsidRPr="00000000">
        <w:rPr>
          <w:rtl w:val="0"/>
        </w:rPr>
      </w:r>
    </w:p>
    <w:p w:rsidR="00000000" w:rsidDel="00000000" w:rsidP="00000000" w:rsidRDefault="00000000" w:rsidRPr="00000000" w14:paraId="00000544">
      <w:pPr>
        <w:tabs>
          <w:tab w:val="left" w:leader="none" w:pos="2450"/>
        </w:tabs>
        <w:rPr/>
      </w:pPr>
      <w:r w:rsidDel="00000000" w:rsidR="00000000" w:rsidRPr="00000000">
        <w:rPr>
          <w:rtl w:val="0"/>
        </w:rPr>
      </w:r>
    </w:p>
    <w:p w:rsidR="00000000" w:rsidDel="00000000" w:rsidP="00000000" w:rsidRDefault="00000000" w:rsidRPr="00000000" w14:paraId="00000545">
      <w:pPr>
        <w:tabs>
          <w:tab w:val="left" w:leader="none" w:pos="2450"/>
        </w:tabs>
        <w:rPr/>
      </w:pPr>
      <w:r w:rsidDel="00000000" w:rsidR="00000000" w:rsidRPr="00000000">
        <w:rPr>
          <w:rtl w:val="0"/>
        </w:rPr>
      </w:r>
    </w:p>
    <w:p w:rsidR="00000000" w:rsidDel="00000000" w:rsidP="00000000" w:rsidRDefault="00000000" w:rsidRPr="00000000" w14:paraId="00000546">
      <w:pPr>
        <w:tabs>
          <w:tab w:val="left" w:leader="none" w:pos="2450"/>
        </w:tabs>
        <w:rPr/>
      </w:pPr>
      <w:r w:rsidDel="00000000" w:rsidR="00000000" w:rsidRPr="00000000">
        <w:rPr>
          <w:rtl w:val="0"/>
        </w:rPr>
      </w:r>
    </w:p>
    <w:p w:rsidR="00000000" w:rsidDel="00000000" w:rsidP="00000000" w:rsidRDefault="00000000" w:rsidRPr="00000000" w14:paraId="00000547">
      <w:pPr>
        <w:tabs>
          <w:tab w:val="left" w:leader="none" w:pos="2450"/>
        </w:tabs>
        <w:rPr/>
      </w:pPr>
      <w:r w:rsidDel="00000000" w:rsidR="00000000" w:rsidRPr="00000000">
        <w:rPr>
          <w:rtl w:val="0"/>
        </w:rPr>
      </w:r>
    </w:p>
    <w:p w:rsidR="00000000" w:rsidDel="00000000" w:rsidP="00000000" w:rsidRDefault="00000000" w:rsidRPr="00000000" w14:paraId="00000548">
      <w:pPr>
        <w:tabs>
          <w:tab w:val="left" w:leader="none" w:pos="2450"/>
        </w:tabs>
        <w:rPr/>
      </w:pPr>
      <w:r w:rsidDel="00000000" w:rsidR="00000000" w:rsidRPr="00000000">
        <w:rPr>
          <w:rtl w:val="0"/>
        </w:rPr>
      </w:r>
    </w:p>
    <w:p w:rsidR="00000000" w:rsidDel="00000000" w:rsidP="00000000" w:rsidRDefault="00000000" w:rsidRPr="00000000" w14:paraId="00000549">
      <w:pPr>
        <w:tabs>
          <w:tab w:val="left" w:leader="none" w:pos="2450"/>
        </w:tabs>
        <w:rPr/>
      </w:pPr>
      <w:r w:rsidDel="00000000" w:rsidR="00000000" w:rsidRPr="00000000">
        <w:rPr>
          <w:rtl w:val="0"/>
        </w:rPr>
      </w:r>
    </w:p>
    <w:p w:rsidR="00000000" w:rsidDel="00000000" w:rsidP="00000000" w:rsidRDefault="00000000" w:rsidRPr="00000000" w14:paraId="0000054A">
      <w:pPr>
        <w:tabs>
          <w:tab w:val="left" w:leader="none" w:pos="2450"/>
        </w:tabs>
        <w:rPr/>
      </w:pPr>
      <w:r w:rsidDel="00000000" w:rsidR="00000000" w:rsidRPr="00000000">
        <w:rPr>
          <w:rtl w:val="0"/>
        </w:rPr>
      </w:r>
    </w:p>
    <w:p w:rsidR="00000000" w:rsidDel="00000000" w:rsidP="00000000" w:rsidRDefault="00000000" w:rsidRPr="00000000" w14:paraId="0000054B">
      <w:pPr>
        <w:tabs>
          <w:tab w:val="left" w:leader="none" w:pos="2450"/>
        </w:tabs>
        <w:rPr/>
      </w:pPr>
      <w:r w:rsidDel="00000000" w:rsidR="00000000" w:rsidRPr="00000000">
        <w:rPr>
          <w:rtl w:val="0"/>
        </w:rPr>
      </w:r>
    </w:p>
    <w:p w:rsidR="00000000" w:rsidDel="00000000" w:rsidP="00000000" w:rsidRDefault="00000000" w:rsidRPr="00000000" w14:paraId="0000054C">
      <w:pPr>
        <w:tabs>
          <w:tab w:val="left" w:leader="none" w:pos="2450"/>
        </w:tabs>
        <w:rPr/>
      </w:pPr>
      <w:r w:rsidDel="00000000" w:rsidR="00000000" w:rsidRPr="00000000">
        <w:rPr>
          <w:rtl w:val="0"/>
        </w:rPr>
      </w:r>
    </w:p>
    <w:p w:rsidR="00000000" w:rsidDel="00000000" w:rsidP="00000000" w:rsidRDefault="00000000" w:rsidRPr="00000000" w14:paraId="0000054D">
      <w:pPr>
        <w:tabs>
          <w:tab w:val="left" w:leader="none" w:pos="2450"/>
        </w:tabs>
        <w:rPr/>
      </w:pPr>
      <w:r w:rsidDel="00000000" w:rsidR="00000000" w:rsidRPr="00000000">
        <w:rPr>
          <w:rtl w:val="0"/>
        </w:rPr>
      </w:r>
    </w:p>
    <w:p w:rsidR="00000000" w:rsidDel="00000000" w:rsidP="00000000" w:rsidRDefault="00000000" w:rsidRPr="00000000" w14:paraId="0000054E">
      <w:pPr>
        <w:tabs>
          <w:tab w:val="left" w:leader="none" w:pos="2450"/>
        </w:tabs>
        <w:rPr/>
      </w:pPr>
      <w:r w:rsidDel="00000000" w:rsidR="00000000" w:rsidRPr="00000000">
        <w:rPr>
          <w:rtl w:val="0"/>
        </w:rPr>
      </w:r>
    </w:p>
    <w:p w:rsidR="00000000" w:rsidDel="00000000" w:rsidP="00000000" w:rsidRDefault="00000000" w:rsidRPr="00000000" w14:paraId="0000054F">
      <w:pPr>
        <w:tabs>
          <w:tab w:val="left" w:leader="none" w:pos="2450"/>
        </w:tabs>
        <w:rPr/>
      </w:pPr>
      <w:r w:rsidDel="00000000" w:rsidR="00000000" w:rsidRPr="00000000">
        <w:rPr>
          <w:rtl w:val="0"/>
        </w:rPr>
      </w:r>
    </w:p>
    <w:p w:rsidR="00000000" w:rsidDel="00000000" w:rsidP="00000000" w:rsidRDefault="00000000" w:rsidRPr="00000000" w14:paraId="00000550">
      <w:pPr>
        <w:tabs>
          <w:tab w:val="left" w:leader="none" w:pos="2450"/>
        </w:tabs>
        <w:rPr/>
      </w:pPr>
      <w:r w:rsidDel="00000000" w:rsidR="00000000" w:rsidRPr="00000000">
        <w:rPr>
          <w:rtl w:val="0"/>
        </w:rPr>
      </w:r>
    </w:p>
    <w:p w:rsidR="00000000" w:rsidDel="00000000" w:rsidP="00000000" w:rsidRDefault="00000000" w:rsidRPr="00000000" w14:paraId="00000551">
      <w:pPr>
        <w:tabs>
          <w:tab w:val="left" w:leader="none" w:pos="2450"/>
        </w:tabs>
        <w:rPr/>
      </w:pPr>
      <w:r w:rsidDel="00000000" w:rsidR="00000000" w:rsidRPr="00000000">
        <w:rPr>
          <w:rtl w:val="0"/>
        </w:rPr>
      </w:r>
    </w:p>
    <w:sectPr>
      <w:type w:val="nextPage"/>
      <w:pgSz w:h="15840" w:w="12240"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Georgia"/>
  <w:font w:name="Courier New"/>
  <w:font w:name="Daytona"/>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636" w:hanging="360"/>
      </w:pPr>
      <w:rPr>
        <w:rFonts w:ascii="Noto Sans Symbols" w:cs="Noto Sans Symbols" w:eastAsia="Noto Sans Symbols" w:hAnsi="Noto Sans Symbols"/>
      </w:rPr>
    </w:lvl>
    <w:lvl w:ilvl="1">
      <w:start w:val="1"/>
      <w:numFmt w:val="bullet"/>
      <w:lvlText w:val="o"/>
      <w:lvlJc w:val="left"/>
      <w:pPr>
        <w:ind w:left="2356" w:hanging="360"/>
      </w:pPr>
      <w:rPr>
        <w:rFonts w:ascii="Courier New" w:cs="Courier New" w:eastAsia="Courier New" w:hAnsi="Courier New"/>
      </w:rPr>
    </w:lvl>
    <w:lvl w:ilvl="2">
      <w:start w:val="1"/>
      <w:numFmt w:val="bullet"/>
      <w:lvlText w:val="▪"/>
      <w:lvlJc w:val="left"/>
      <w:pPr>
        <w:ind w:left="3076" w:hanging="360"/>
      </w:pPr>
      <w:rPr>
        <w:rFonts w:ascii="Noto Sans Symbols" w:cs="Noto Sans Symbols" w:eastAsia="Noto Sans Symbols" w:hAnsi="Noto Sans Symbols"/>
      </w:rPr>
    </w:lvl>
    <w:lvl w:ilvl="3">
      <w:start w:val="1"/>
      <w:numFmt w:val="bullet"/>
      <w:lvlText w:val="●"/>
      <w:lvlJc w:val="left"/>
      <w:pPr>
        <w:ind w:left="3796" w:hanging="360"/>
      </w:pPr>
      <w:rPr>
        <w:rFonts w:ascii="Noto Sans Symbols" w:cs="Noto Sans Symbols" w:eastAsia="Noto Sans Symbols" w:hAnsi="Noto Sans Symbols"/>
      </w:rPr>
    </w:lvl>
    <w:lvl w:ilvl="4">
      <w:start w:val="1"/>
      <w:numFmt w:val="bullet"/>
      <w:lvlText w:val="o"/>
      <w:lvlJc w:val="left"/>
      <w:pPr>
        <w:ind w:left="4516" w:hanging="360"/>
      </w:pPr>
      <w:rPr>
        <w:rFonts w:ascii="Courier New" w:cs="Courier New" w:eastAsia="Courier New" w:hAnsi="Courier New"/>
      </w:rPr>
    </w:lvl>
    <w:lvl w:ilvl="5">
      <w:start w:val="1"/>
      <w:numFmt w:val="bullet"/>
      <w:lvlText w:val="▪"/>
      <w:lvlJc w:val="left"/>
      <w:pPr>
        <w:ind w:left="5236" w:hanging="360"/>
      </w:pPr>
      <w:rPr>
        <w:rFonts w:ascii="Noto Sans Symbols" w:cs="Noto Sans Symbols" w:eastAsia="Noto Sans Symbols" w:hAnsi="Noto Sans Symbols"/>
      </w:rPr>
    </w:lvl>
    <w:lvl w:ilvl="6">
      <w:start w:val="1"/>
      <w:numFmt w:val="bullet"/>
      <w:lvlText w:val="●"/>
      <w:lvlJc w:val="left"/>
      <w:pPr>
        <w:ind w:left="5956" w:hanging="360"/>
      </w:pPr>
      <w:rPr>
        <w:rFonts w:ascii="Noto Sans Symbols" w:cs="Noto Sans Symbols" w:eastAsia="Noto Sans Symbols" w:hAnsi="Noto Sans Symbols"/>
      </w:rPr>
    </w:lvl>
    <w:lvl w:ilvl="7">
      <w:start w:val="1"/>
      <w:numFmt w:val="bullet"/>
      <w:lvlText w:val="o"/>
      <w:lvlJc w:val="left"/>
      <w:pPr>
        <w:ind w:left="6676" w:hanging="360"/>
      </w:pPr>
      <w:rPr>
        <w:rFonts w:ascii="Courier New" w:cs="Courier New" w:eastAsia="Courier New" w:hAnsi="Courier New"/>
      </w:rPr>
    </w:lvl>
    <w:lvl w:ilvl="8">
      <w:start w:val="1"/>
      <w:numFmt w:val="bullet"/>
      <w:lvlText w:val="▪"/>
      <w:lvlJc w:val="left"/>
      <w:pPr>
        <w:ind w:left="7396" w:hanging="360"/>
      </w:pPr>
      <w:rPr>
        <w:rFonts w:ascii="Noto Sans Symbols" w:cs="Noto Sans Symbols" w:eastAsia="Noto Sans Symbols" w:hAnsi="Noto Sans Symbols"/>
      </w:rPr>
    </w:lvl>
  </w:abstractNum>
  <w:abstractNum w:abstractNumId="2">
    <w:lvl w:ilvl="0">
      <w:start w:val="1"/>
      <w:numFmt w:val="bullet"/>
      <w:lvlText w:val="●"/>
      <w:lvlJc w:val="left"/>
      <w:pPr>
        <w:ind w:left="1636" w:hanging="360"/>
      </w:pPr>
      <w:rPr>
        <w:rFonts w:ascii="Noto Sans Symbols" w:cs="Noto Sans Symbols" w:eastAsia="Noto Sans Symbols" w:hAnsi="Noto Sans Symbols"/>
      </w:rPr>
    </w:lvl>
    <w:lvl w:ilvl="1">
      <w:start w:val="1"/>
      <w:numFmt w:val="bullet"/>
      <w:lvlText w:val="o"/>
      <w:lvlJc w:val="left"/>
      <w:pPr>
        <w:ind w:left="2356" w:hanging="360"/>
      </w:pPr>
      <w:rPr>
        <w:rFonts w:ascii="Courier New" w:cs="Courier New" w:eastAsia="Courier New" w:hAnsi="Courier New"/>
      </w:rPr>
    </w:lvl>
    <w:lvl w:ilvl="2">
      <w:start w:val="1"/>
      <w:numFmt w:val="bullet"/>
      <w:lvlText w:val="▪"/>
      <w:lvlJc w:val="left"/>
      <w:pPr>
        <w:ind w:left="3076" w:hanging="360"/>
      </w:pPr>
      <w:rPr>
        <w:rFonts w:ascii="Noto Sans Symbols" w:cs="Noto Sans Symbols" w:eastAsia="Noto Sans Symbols" w:hAnsi="Noto Sans Symbols"/>
      </w:rPr>
    </w:lvl>
    <w:lvl w:ilvl="3">
      <w:start w:val="1"/>
      <w:numFmt w:val="bullet"/>
      <w:lvlText w:val="●"/>
      <w:lvlJc w:val="left"/>
      <w:pPr>
        <w:ind w:left="3796" w:hanging="360"/>
      </w:pPr>
      <w:rPr>
        <w:rFonts w:ascii="Noto Sans Symbols" w:cs="Noto Sans Symbols" w:eastAsia="Noto Sans Symbols" w:hAnsi="Noto Sans Symbols"/>
      </w:rPr>
    </w:lvl>
    <w:lvl w:ilvl="4">
      <w:start w:val="1"/>
      <w:numFmt w:val="bullet"/>
      <w:lvlText w:val="o"/>
      <w:lvlJc w:val="left"/>
      <w:pPr>
        <w:ind w:left="4516" w:hanging="360"/>
      </w:pPr>
      <w:rPr>
        <w:rFonts w:ascii="Courier New" w:cs="Courier New" w:eastAsia="Courier New" w:hAnsi="Courier New"/>
      </w:rPr>
    </w:lvl>
    <w:lvl w:ilvl="5">
      <w:start w:val="1"/>
      <w:numFmt w:val="bullet"/>
      <w:lvlText w:val="▪"/>
      <w:lvlJc w:val="left"/>
      <w:pPr>
        <w:ind w:left="5236" w:hanging="360"/>
      </w:pPr>
      <w:rPr>
        <w:rFonts w:ascii="Noto Sans Symbols" w:cs="Noto Sans Symbols" w:eastAsia="Noto Sans Symbols" w:hAnsi="Noto Sans Symbols"/>
      </w:rPr>
    </w:lvl>
    <w:lvl w:ilvl="6">
      <w:start w:val="1"/>
      <w:numFmt w:val="bullet"/>
      <w:lvlText w:val="●"/>
      <w:lvlJc w:val="left"/>
      <w:pPr>
        <w:ind w:left="5956" w:hanging="360"/>
      </w:pPr>
      <w:rPr>
        <w:rFonts w:ascii="Noto Sans Symbols" w:cs="Noto Sans Symbols" w:eastAsia="Noto Sans Symbols" w:hAnsi="Noto Sans Symbols"/>
      </w:rPr>
    </w:lvl>
    <w:lvl w:ilvl="7">
      <w:start w:val="1"/>
      <w:numFmt w:val="bullet"/>
      <w:lvlText w:val="o"/>
      <w:lvlJc w:val="left"/>
      <w:pPr>
        <w:ind w:left="6676" w:hanging="360"/>
      </w:pPr>
      <w:rPr>
        <w:rFonts w:ascii="Courier New" w:cs="Courier New" w:eastAsia="Courier New" w:hAnsi="Courier New"/>
      </w:rPr>
    </w:lvl>
    <w:lvl w:ilvl="8">
      <w:start w:val="1"/>
      <w:numFmt w:val="bullet"/>
      <w:lvlText w:val="▪"/>
      <w:lvlJc w:val="left"/>
      <w:pPr>
        <w:ind w:left="7396"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60" w:hanging="360"/>
      </w:pPr>
      <w:rPr/>
    </w:lvl>
    <w:lvl w:ilvl="1">
      <w:start w:val="1"/>
      <w:numFmt w:val="lowerLetter"/>
      <w:lvlText w:val="%2."/>
      <w:lvlJc w:val="left"/>
      <w:pPr>
        <w:ind w:left="1480" w:hanging="360"/>
      </w:pPr>
      <w:rPr/>
    </w:lvl>
    <w:lvl w:ilvl="2">
      <w:start w:val="1"/>
      <w:numFmt w:val="lowerRoman"/>
      <w:lvlText w:val="%3."/>
      <w:lvlJc w:val="right"/>
      <w:pPr>
        <w:ind w:left="2200" w:hanging="180"/>
      </w:pPr>
      <w:rPr/>
    </w:lvl>
    <w:lvl w:ilvl="3">
      <w:start w:val="1"/>
      <w:numFmt w:val="decimal"/>
      <w:lvlText w:val="%4."/>
      <w:lvlJc w:val="left"/>
      <w:pPr>
        <w:ind w:left="2920" w:hanging="360"/>
      </w:pPr>
      <w:rPr/>
    </w:lvl>
    <w:lvl w:ilvl="4">
      <w:start w:val="1"/>
      <w:numFmt w:val="lowerLetter"/>
      <w:lvlText w:val="%5."/>
      <w:lvlJc w:val="left"/>
      <w:pPr>
        <w:ind w:left="3640" w:hanging="360"/>
      </w:pPr>
      <w:rPr/>
    </w:lvl>
    <w:lvl w:ilvl="5">
      <w:start w:val="1"/>
      <w:numFmt w:val="lowerRoman"/>
      <w:lvlText w:val="%6."/>
      <w:lvlJc w:val="right"/>
      <w:pPr>
        <w:ind w:left="4360" w:hanging="180"/>
      </w:pPr>
      <w:rPr/>
    </w:lvl>
    <w:lvl w:ilvl="6">
      <w:start w:val="1"/>
      <w:numFmt w:val="decimal"/>
      <w:lvlText w:val="%7."/>
      <w:lvlJc w:val="left"/>
      <w:pPr>
        <w:ind w:left="5080" w:hanging="360"/>
      </w:pPr>
      <w:rPr/>
    </w:lvl>
    <w:lvl w:ilvl="7">
      <w:start w:val="1"/>
      <w:numFmt w:val="lowerLetter"/>
      <w:lvlText w:val="%8."/>
      <w:lvlJc w:val="left"/>
      <w:pPr>
        <w:ind w:left="5800" w:hanging="360"/>
      </w:pPr>
      <w:rPr/>
    </w:lvl>
    <w:lvl w:ilvl="8">
      <w:start w:val="1"/>
      <w:numFmt w:val="lowerRoman"/>
      <w:lvlText w:val="%9."/>
      <w:lvlJc w:val="right"/>
      <w:pPr>
        <w:ind w:left="6520" w:hanging="180"/>
      </w:pPr>
      <w:rPr/>
    </w:lvl>
  </w:abstractNum>
  <w:abstractNum w:abstractNumId="5">
    <w:lvl w:ilvl="0">
      <w:start w:val="1"/>
      <w:numFmt w:val="upperRoman"/>
      <w:lvlText w:val="%1."/>
      <w:lvlJc w:val="left"/>
      <w:pPr>
        <w:ind w:left="282" w:hanging="171.00000000000003"/>
      </w:pPr>
      <w:rPr>
        <w:rFonts w:ascii="Cambria" w:cs="Cambria" w:eastAsia="Cambria" w:hAnsi="Cambria"/>
        <w:sz w:val="22"/>
        <w:szCs w:val="22"/>
      </w:rPr>
    </w:lvl>
    <w:lvl w:ilvl="1">
      <w:start w:val="0"/>
      <w:numFmt w:val="bullet"/>
      <w:lvlText w:val="●"/>
      <w:lvlJc w:val="left"/>
      <w:pPr>
        <w:ind w:left="788" w:hanging="339"/>
      </w:pPr>
      <w:rPr>
        <w:rFonts w:ascii="Noto Sans Symbols" w:cs="Noto Sans Symbols" w:eastAsia="Noto Sans Symbols" w:hAnsi="Noto Sans Symbols"/>
        <w:sz w:val="18"/>
        <w:szCs w:val="18"/>
      </w:rPr>
    </w:lvl>
    <w:lvl w:ilvl="2">
      <w:start w:val="0"/>
      <w:numFmt w:val="bullet"/>
      <w:lvlText w:val="o"/>
      <w:lvlJc w:val="left"/>
      <w:pPr>
        <w:ind w:left="1521" w:hanging="395"/>
      </w:pPr>
      <w:rPr>
        <w:rFonts w:ascii="Courier New" w:cs="Courier New" w:eastAsia="Courier New" w:hAnsi="Courier New"/>
        <w:sz w:val="18"/>
        <w:szCs w:val="18"/>
      </w:rPr>
    </w:lvl>
    <w:lvl w:ilvl="3">
      <w:start w:val="0"/>
      <w:numFmt w:val="bullet"/>
      <w:lvlText w:val="•"/>
      <w:lvlJc w:val="left"/>
      <w:pPr>
        <w:ind w:left="1520" w:hanging="395"/>
      </w:pPr>
      <w:rPr/>
    </w:lvl>
    <w:lvl w:ilvl="4">
      <w:start w:val="0"/>
      <w:numFmt w:val="bullet"/>
      <w:lvlText w:val="•"/>
      <w:lvlJc w:val="left"/>
      <w:pPr>
        <w:ind w:left="2685" w:hanging="395"/>
      </w:pPr>
      <w:rPr/>
    </w:lvl>
    <w:lvl w:ilvl="5">
      <w:start w:val="0"/>
      <w:numFmt w:val="bullet"/>
      <w:lvlText w:val="•"/>
      <w:lvlJc w:val="left"/>
      <w:pPr>
        <w:ind w:left="3851" w:hanging="395"/>
      </w:pPr>
      <w:rPr/>
    </w:lvl>
    <w:lvl w:ilvl="6">
      <w:start w:val="0"/>
      <w:numFmt w:val="bullet"/>
      <w:lvlText w:val="•"/>
      <w:lvlJc w:val="left"/>
      <w:pPr>
        <w:ind w:left="5017" w:hanging="395"/>
      </w:pPr>
      <w:rPr/>
    </w:lvl>
    <w:lvl w:ilvl="7">
      <w:start w:val="0"/>
      <w:numFmt w:val="bullet"/>
      <w:lvlText w:val="•"/>
      <w:lvlJc w:val="left"/>
      <w:pPr>
        <w:ind w:left="6182" w:hanging="395"/>
      </w:pPr>
      <w:rPr/>
    </w:lvl>
    <w:lvl w:ilvl="8">
      <w:start w:val="0"/>
      <w:numFmt w:val="bullet"/>
      <w:lvlText w:val="•"/>
      <w:lvlJc w:val="left"/>
      <w:pPr>
        <w:ind w:left="7348" w:hanging="395"/>
      </w:pPr>
      <w:rPr/>
    </w:lvl>
  </w:abstractNum>
  <w:abstractNum w:abstractNumId="6">
    <w:lvl w:ilvl="0">
      <w:start w:val="1"/>
      <w:numFmt w:val="bullet"/>
      <w:lvlText w:val="●"/>
      <w:lvlJc w:val="left"/>
      <w:pPr>
        <w:ind w:left="1529" w:hanging="360"/>
      </w:pPr>
      <w:rPr>
        <w:rFonts w:ascii="Noto Sans Symbols" w:cs="Noto Sans Symbols" w:eastAsia="Noto Sans Symbols" w:hAnsi="Noto Sans Symbols"/>
      </w:rPr>
    </w:lvl>
    <w:lvl w:ilvl="1">
      <w:start w:val="1"/>
      <w:numFmt w:val="bullet"/>
      <w:lvlText w:val="o"/>
      <w:lvlJc w:val="left"/>
      <w:pPr>
        <w:ind w:left="2249" w:hanging="360"/>
      </w:pPr>
      <w:rPr>
        <w:rFonts w:ascii="Courier New" w:cs="Courier New" w:eastAsia="Courier New" w:hAnsi="Courier New"/>
      </w:rPr>
    </w:lvl>
    <w:lvl w:ilvl="2">
      <w:start w:val="1"/>
      <w:numFmt w:val="bullet"/>
      <w:lvlText w:val="▪"/>
      <w:lvlJc w:val="left"/>
      <w:pPr>
        <w:ind w:left="2969" w:hanging="360"/>
      </w:pPr>
      <w:rPr>
        <w:rFonts w:ascii="Noto Sans Symbols" w:cs="Noto Sans Symbols" w:eastAsia="Noto Sans Symbols" w:hAnsi="Noto Sans Symbols"/>
      </w:rPr>
    </w:lvl>
    <w:lvl w:ilvl="3">
      <w:start w:val="1"/>
      <w:numFmt w:val="bullet"/>
      <w:lvlText w:val="●"/>
      <w:lvlJc w:val="left"/>
      <w:pPr>
        <w:ind w:left="3689" w:hanging="360"/>
      </w:pPr>
      <w:rPr>
        <w:rFonts w:ascii="Noto Sans Symbols" w:cs="Noto Sans Symbols" w:eastAsia="Noto Sans Symbols" w:hAnsi="Noto Sans Symbols"/>
      </w:rPr>
    </w:lvl>
    <w:lvl w:ilvl="4">
      <w:start w:val="1"/>
      <w:numFmt w:val="bullet"/>
      <w:lvlText w:val="o"/>
      <w:lvlJc w:val="left"/>
      <w:pPr>
        <w:ind w:left="4409" w:hanging="360"/>
      </w:pPr>
      <w:rPr>
        <w:rFonts w:ascii="Courier New" w:cs="Courier New" w:eastAsia="Courier New" w:hAnsi="Courier New"/>
      </w:rPr>
    </w:lvl>
    <w:lvl w:ilvl="5">
      <w:start w:val="1"/>
      <w:numFmt w:val="bullet"/>
      <w:lvlText w:val="▪"/>
      <w:lvlJc w:val="left"/>
      <w:pPr>
        <w:ind w:left="5129" w:hanging="360"/>
      </w:pPr>
      <w:rPr>
        <w:rFonts w:ascii="Noto Sans Symbols" w:cs="Noto Sans Symbols" w:eastAsia="Noto Sans Symbols" w:hAnsi="Noto Sans Symbols"/>
      </w:rPr>
    </w:lvl>
    <w:lvl w:ilvl="6">
      <w:start w:val="1"/>
      <w:numFmt w:val="bullet"/>
      <w:lvlText w:val="●"/>
      <w:lvlJc w:val="left"/>
      <w:pPr>
        <w:ind w:left="5849" w:hanging="360"/>
      </w:pPr>
      <w:rPr>
        <w:rFonts w:ascii="Noto Sans Symbols" w:cs="Noto Sans Symbols" w:eastAsia="Noto Sans Symbols" w:hAnsi="Noto Sans Symbols"/>
      </w:rPr>
    </w:lvl>
    <w:lvl w:ilvl="7">
      <w:start w:val="1"/>
      <w:numFmt w:val="bullet"/>
      <w:lvlText w:val="o"/>
      <w:lvlJc w:val="left"/>
      <w:pPr>
        <w:ind w:left="6569" w:hanging="360"/>
      </w:pPr>
      <w:rPr>
        <w:rFonts w:ascii="Courier New" w:cs="Courier New" w:eastAsia="Courier New" w:hAnsi="Courier New"/>
      </w:rPr>
    </w:lvl>
    <w:lvl w:ilvl="8">
      <w:start w:val="1"/>
      <w:numFmt w:val="bullet"/>
      <w:lvlText w:val="▪"/>
      <w:lvlJc w:val="left"/>
      <w:pPr>
        <w:ind w:left="7289"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249" w:right="1254"/>
      <w:jc w:val="center"/>
    </w:pPr>
    <w:rPr>
      <w:rFonts w:ascii="Calibri" w:cs="Calibri" w:eastAsia="Calibri" w:hAnsi="Calibri"/>
      <w:b w:val="1"/>
      <w:sz w:val="30"/>
      <w:szCs w:val="30"/>
    </w:rPr>
  </w:style>
  <w:style w:type="paragraph" w:styleId="Heading2">
    <w:name w:val="heading 2"/>
    <w:basedOn w:val="Normal"/>
    <w:next w:val="Normal"/>
    <w:pPr>
      <w:spacing w:before="25" w:lineRule="auto"/>
      <w:ind w:left="1249" w:right="1247"/>
      <w:jc w:val="center"/>
    </w:pPr>
    <w:rPr>
      <w:rFonts w:ascii="Calibri" w:cs="Calibri" w:eastAsia="Calibri" w:hAnsi="Calibri"/>
      <w:b w:val="1"/>
      <w:sz w:val="24"/>
      <w:szCs w:val="24"/>
      <w:u w:val="singl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ind w:left="112"/>
    </w:pPr>
    <w:rPr>
      <w:rFonts w:ascii="Calibri" w:cs="Calibri" w:eastAsia="Calibri" w:hAnsi="Calibri"/>
      <w:b w:val="1"/>
      <w:sz w:val="20"/>
      <w:szCs w:val="20"/>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660DF"/>
    <w:pPr>
      <w:widowControl w:val="0"/>
      <w:autoSpaceDE w:val="0"/>
      <w:autoSpaceDN w:val="0"/>
      <w:spacing w:after="0" w:line="240" w:lineRule="auto"/>
    </w:pPr>
    <w:rPr>
      <w:rFonts w:ascii="Cambria" w:cs="Cambria" w:eastAsia="Cambria" w:hAnsi="Cambria"/>
      <w:lang w:val="en-US"/>
    </w:rPr>
  </w:style>
  <w:style w:type="paragraph" w:styleId="Heading1">
    <w:name w:val="heading 1"/>
    <w:basedOn w:val="Normal"/>
    <w:link w:val="Heading1Char"/>
    <w:uiPriority w:val="9"/>
    <w:qFormat w:val="1"/>
    <w:rsid w:val="004660DF"/>
    <w:pPr>
      <w:ind w:left="1249" w:right="1254"/>
      <w:jc w:val="center"/>
      <w:outlineLvl w:val="0"/>
    </w:pPr>
    <w:rPr>
      <w:rFonts w:ascii="Calibri" w:cs="Calibri" w:eastAsia="Calibri" w:hAnsi="Calibri"/>
      <w:b w:val="1"/>
      <w:bCs w:val="1"/>
      <w:sz w:val="30"/>
      <w:szCs w:val="30"/>
    </w:rPr>
  </w:style>
  <w:style w:type="paragraph" w:styleId="Heading2">
    <w:name w:val="heading 2"/>
    <w:basedOn w:val="Normal"/>
    <w:link w:val="Heading2Char"/>
    <w:uiPriority w:val="9"/>
    <w:unhideWhenUsed w:val="1"/>
    <w:qFormat w:val="1"/>
    <w:rsid w:val="004660DF"/>
    <w:pPr>
      <w:spacing w:before="25"/>
      <w:ind w:left="1249" w:right="1247"/>
      <w:jc w:val="center"/>
      <w:outlineLvl w:val="1"/>
    </w:pPr>
    <w:rPr>
      <w:rFonts w:ascii="Calibri" w:cs="Calibri" w:eastAsia="Calibri" w:hAnsi="Calibri"/>
      <w:b w:val="1"/>
      <w:bCs w:val="1"/>
      <w:sz w:val="24"/>
      <w:szCs w:val="24"/>
      <w:u w:color="000000" w:val="single"/>
    </w:rPr>
  </w:style>
  <w:style w:type="paragraph" w:styleId="Heading4">
    <w:name w:val="heading 4"/>
    <w:basedOn w:val="Normal"/>
    <w:link w:val="Heading4Char"/>
    <w:uiPriority w:val="9"/>
    <w:unhideWhenUsed w:val="1"/>
    <w:qFormat w:val="1"/>
    <w:rsid w:val="004660DF"/>
    <w:pPr>
      <w:ind w:left="112"/>
      <w:outlineLvl w:val="3"/>
    </w:pPr>
    <w:rPr>
      <w:rFonts w:ascii="Calibri" w:cs="Calibri" w:eastAsia="Calibri" w:hAnsi="Calibri"/>
      <w:b w:val="1"/>
      <w:bCs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4660DF"/>
    <w:rPr>
      <w:rFonts w:ascii="Calibri" w:cs="Calibri" w:eastAsia="Calibri" w:hAnsi="Calibri"/>
      <w:b w:val="1"/>
      <w:bCs w:val="1"/>
      <w:sz w:val="30"/>
      <w:szCs w:val="30"/>
      <w:lang w:val="en-US"/>
    </w:rPr>
  </w:style>
  <w:style w:type="character" w:styleId="Heading2Char" w:customStyle="1">
    <w:name w:val="Heading 2 Char"/>
    <w:basedOn w:val="DefaultParagraphFont"/>
    <w:link w:val="Heading2"/>
    <w:uiPriority w:val="9"/>
    <w:rsid w:val="004660DF"/>
    <w:rPr>
      <w:rFonts w:ascii="Calibri" w:cs="Calibri" w:eastAsia="Calibri" w:hAnsi="Calibri"/>
      <w:b w:val="1"/>
      <w:bCs w:val="1"/>
      <w:sz w:val="24"/>
      <w:szCs w:val="24"/>
      <w:u w:color="000000" w:val="single"/>
      <w:lang w:val="en-US"/>
    </w:rPr>
  </w:style>
  <w:style w:type="character" w:styleId="Heading4Char" w:customStyle="1">
    <w:name w:val="Heading 4 Char"/>
    <w:basedOn w:val="DefaultParagraphFont"/>
    <w:link w:val="Heading4"/>
    <w:uiPriority w:val="9"/>
    <w:rsid w:val="004660DF"/>
    <w:rPr>
      <w:rFonts w:ascii="Calibri" w:cs="Calibri" w:eastAsia="Calibri" w:hAnsi="Calibri"/>
      <w:b w:val="1"/>
      <w:bCs w:val="1"/>
      <w:sz w:val="20"/>
      <w:szCs w:val="20"/>
      <w:lang w:val="en-US"/>
    </w:rPr>
  </w:style>
  <w:style w:type="paragraph" w:styleId="BodyText">
    <w:name w:val="Body Text"/>
    <w:basedOn w:val="Normal"/>
    <w:link w:val="BodyTextChar"/>
    <w:uiPriority w:val="1"/>
    <w:qFormat w:val="1"/>
    <w:rsid w:val="004660DF"/>
    <w:rPr>
      <w:sz w:val="20"/>
      <w:szCs w:val="20"/>
    </w:rPr>
  </w:style>
  <w:style w:type="character" w:styleId="BodyTextChar" w:customStyle="1">
    <w:name w:val="Body Text Char"/>
    <w:basedOn w:val="DefaultParagraphFont"/>
    <w:link w:val="BodyText"/>
    <w:uiPriority w:val="1"/>
    <w:rsid w:val="004660DF"/>
    <w:rPr>
      <w:rFonts w:ascii="Cambria" w:cs="Cambria" w:eastAsia="Cambria" w:hAnsi="Cambria"/>
      <w:sz w:val="20"/>
      <w:szCs w:val="20"/>
      <w:lang w:val="en-US"/>
    </w:rPr>
  </w:style>
  <w:style w:type="paragraph" w:styleId="ListParagraph">
    <w:name w:val="List Paragraph"/>
    <w:basedOn w:val="Normal"/>
    <w:uiPriority w:val="1"/>
    <w:qFormat w:val="1"/>
    <w:rsid w:val="004660DF"/>
    <w:pPr>
      <w:spacing w:before="6"/>
      <w:ind w:left="788" w:hanging="339"/>
    </w:pPr>
  </w:style>
  <w:style w:type="paragraph" w:styleId="Header">
    <w:name w:val="header"/>
    <w:basedOn w:val="Normal"/>
    <w:link w:val="HeaderChar"/>
    <w:uiPriority w:val="99"/>
    <w:unhideWhenUsed w:val="1"/>
    <w:rsid w:val="000C6890"/>
    <w:pPr>
      <w:tabs>
        <w:tab w:val="center" w:pos="4680"/>
        <w:tab w:val="right" w:pos="9360"/>
      </w:tabs>
    </w:pPr>
  </w:style>
  <w:style w:type="character" w:styleId="HeaderChar" w:customStyle="1">
    <w:name w:val="Header Char"/>
    <w:basedOn w:val="DefaultParagraphFont"/>
    <w:link w:val="Header"/>
    <w:uiPriority w:val="99"/>
    <w:rsid w:val="000C6890"/>
    <w:rPr>
      <w:rFonts w:ascii="Cambria" w:cs="Cambria" w:eastAsia="Cambria" w:hAnsi="Cambria"/>
      <w:lang w:val="en-US"/>
    </w:rPr>
  </w:style>
  <w:style w:type="paragraph" w:styleId="Footer">
    <w:name w:val="footer"/>
    <w:basedOn w:val="Normal"/>
    <w:link w:val="FooterChar"/>
    <w:uiPriority w:val="99"/>
    <w:unhideWhenUsed w:val="1"/>
    <w:rsid w:val="000C6890"/>
    <w:pPr>
      <w:tabs>
        <w:tab w:val="center" w:pos="4680"/>
        <w:tab w:val="right" w:pos="9360"/>
      </w:tabs>
    </w:pPr>
  </w:style>
  <w:style w:type="character" w:styleId="FooterChar" w:customStyle="1">
    <w:name w:val="Footer Char"/>
    <w:basedOn w:val="DefaultParagraphFont"/>
    <w:link w:val="Footer"/>
    <w:uiPriority w:val="99"/>
    <w:rsid w:val="000C6890"/>
    <w:rPr>
      <w:rFonts w:ascii="Cambria" w:cs="Cambria" w:eastAsia="Cambria" w:hAnsi="Cambria"/>
      <w:lang w:val="en-US"/>
    </w:rPr>
  </w:style>
  <w:style w:type="paragraph" w:styleId="Revision">
    <w:name w:val="Revision"/>
    <w:hidden w:val="1"/>
    <w:uiPriority w:val="99"/>
    <w:semiHidden w:val="1"/>
    <w:rsid w:val="001A363A"/>
    <w:pPr>
      <w:spacing w:after="0" w:line="240" w:lineRule="auto"/>
    </w:pPr>
    <w:rPr>
      <w:rFonts w:ascii="Cambria" w:cs="Cambria" w:eastAsia="Cambria" w:hAnsi="Cambria"/>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3.png"/><Relationship Id="rId13" Type="http://schemas.openxmlformats.org/officeDocument/2006/relationships/image" Target="media/image1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0.jpg"/><Relationship Id="rId14" Type="http://schemas.openxmlformats.org/officeDocument/2006/relationships/image" Target="media/image7.png"/><Relationship Id="rId17" Type="http://schemas.openxmlformats.org/officeDocument/2006/relationships/image" Target="media/image2.jp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image" Target="media/image1.jp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7WtfMnkc1iNPEwohJiRe0xpShQ==">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2023-02-07T18:01:00Z</dcterms:created>
  <dc:creator>21-737-304_GADAM RAJA</dc:creator>
</cp:coreProperties>
</file>